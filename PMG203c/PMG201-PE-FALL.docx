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72AF" w:rsidRDefault="006C62A6">
      <w:pPr>
        <w:rPr>
          <w:rFonts w:ascii="Roboto" w:eastAsia="Roboto" w:hAnsi="Roboto" w:cs="Roboto"/>
          <w:color w:val="343541"/>
          <w:sz w:val="24"/>
          <w:szCs w:val="24"/>
        </w:rPr>
      </w:pPr>
      <w:r>
        <w:t xml:space="preserve">     </w:t>
      </w:r>
      <w:r>
        <w:rPr>
          <w:rFonts w:ascii="Roboto" w:eastAsia="Roboto" w:hAnsi="Roboto" w:cs="Roboto"/>
          <w:color w:val="343541"/>
          <w:sz w:val="24"/>
          <w:szCs w:val="24"/>
        </w:rPr>
        <w:t>You are working on a project to launch a new dairy product for Vinamilk, assume it's a new kind of nut milk. Based on knowledge about project management , assume that you have a team with 10 members, let make a plan for 3 months to launch this product. The</w:t>
      </w:r>
      <w:r>
        <w:rPr>
          <w:rFonts w:ascii="Roboto" w:eastAsia="Roboto" w:hAnsi="Roboto" w:cs="Roboto"/>
          <w:color w:val="343541"/>
          <w:sz w:val="24"/>
          <w:szCs w:val="24"/>
        </w:rPr>
        <w:t xml:space="preserve"> plan should be included but not limited to these activities: pre lunch, lunch, post lunch .</w:t>
      </w:r>
    </w:p>
    <w:p w:rsidR="005772AF" w:rsidRDefault="006C62A6">
      <w:r>
        <w:rPr>
          <w:rFonts w:ascii="Roboto" w:eastAsia="Roboto" w:hAnsi="Roboto" w:cs="Roboto"/>
          <w:color w:val="343541"/>
          <w:sz w:val="24"/>
          <w:szCs w:val="24"/>
        </w:rPr>
        <w:t xml:space="preserve">     Request 1:  Develop a WBS for the project. Break down the work to level 3 or 4 , as appropriate </w:t>
      </w:r>
    </w:p>
    <w:p w:rsidR="005772AF" w:rsidRDefault="006C62A6">
      <w:pPr>
        <w:numPr>
          <w:ilvl w:val="0"/>
          <w:numId w:val="10"/>
        </w:numPr>
      </w:pPr>
      <w: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 xml:space="preserve">New nut milk launching project - Level 1 </w:t>
      </w:r>
    </w:p>
    <w:p w:rsidR="005772AF" w:rsidRDefault="006C62A6">
      <w:pPr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</w:t>
      </w:r>
      <w:r>
        <w:rPr>
          <w:rFonts w:ascii="Roboto" w:eastAsia="Roboto" w:hAnsi="Roboto" w:cs="Roboto"/>
          <w:b/>
          <w:color w:val="374151"/>
          <w:sz w:val="24"/>
          <w:szCs w:val="24"/>
        </w:rPr>
        <w:t>1.1 Initi</w:t>
      </w:r>
      <w:r>
        <w:rPr>
          <w:rFonts w:ascii="Roboto" w:eastAsia="Roboto" w:hAnsi="Roboto" w:cs="Roboto"/>
          <w:b/>
          <w:color w:val="374151"/>
          <w:sz w:val="24"/>
          <w:szCs w:val="24"/>
        </w:rPr>
        <w:t xml:space="preserve">ating - Level 2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1.1.1 Kick off meeting   - level 3  /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1.1.2 create a project charter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1.1.2.1  Solidifying the project scope - level 3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1.1.2.2 Determine resources needed  - level 3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1.1.2.3  Define project goal and deliverables - level 3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1.1.3 get the project charter approved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1.1.5 Perform a cost - benefit analysis for the project- - level 3  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1.1.6 Create stakehol</w:t>
      </w:r>
      <w:r>
        <w:rPr>
          <w:rFonts w:ascii="Roboto" w:eastAsia="Roboto" w:hAnsi="Roboto" w:cs="Roboto"/>
          <w:color w:val="374151"/>
          <w:sz w:val="24"/>
          <w:szCs w:val="24"/>
        </w:rPr>
        <w:t xml:space="preserve">der register - level 3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</w:t>
      </w:r>
      <w:r>
        <w:rPr>
          <w:rFonts w:ascii="Roboto" w:eastAsia="Roboto" w:hAnsi="Roboto" w:cs="Roboto"/>
          <w:b/>
          <w:color w:val="374151"/>
          <w:sz w:val="24"/>
          <w:szCs w:val="24"/>
        </w:rPr>
        <w:t>1.2 Planning - Level 2</w:t>
      </w:r>
      <w:r>
        <w:rPr>
          <w:rFonts w:ascii="Roboto" w:eastAsia="Roboto" w:hAnsi="Roboto" w:cs="Roboto"/>
          <w:color w:val="374151"/>
          <w:sz w:val="24"/>
          <w:szCs w:val="24"/>
        </w:rPr>
        <w:t xml:space="preserve">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1.2.1 Develop project management plan - level 3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1.2.1.1 create scope management plan - level 4 </w:t>
      </w:r>
    </w:p>
    <w:p w:rsidR="005772AF" w:rsidRDefault="006C62A6">
      <w:pPr>
        <w:rPr>
          <w:color w:val="1A1D28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1.2.1.2 </w:t>
      </w:r>
      <w:r>
        <w:rPr>
          <w:color w:val="1A1D28"/>
          <w:sz w:val="24"/>
          <w:szCs w:val="24"/>
          <w:highlight w:val="white"/>
        </w:rPr>
        <w:t xml:space="preserve">set the schedules </w:t>
      </w:r>
      <w:r>
        <w:rPr>
          <w:rFonts w:ascii="Roboto" w:eastAsia="Roboto" w:hAnsi="Roboto" w:cs="Roboto"/>
          <w:color w:val="374151"/>
          <w:sz w:val="24"/>
          <w:szCs w:val="24"/>
        </w:rPr>
        <w:t>- level 4 / create time m</w:t>
      </w:r>
      <w:r>
        <w:rPr>
          <w:rFonts w:ascii="Roboto" w:eastAsia="Roboto" w:hAnsi="Roboto" w:cs="Roboto"/>
          <w:color w:val="374151"/>
          <w:sz w:val="24"/>
          <w:szCs w:val="24"/>
        </w:rPr>
        <w:t xml:space="preserve">anagement plan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1.2.1.3 </w:t>
      </w:r>
      <w:r>
        <w:rPr>
          <w:color w:val="1A1D28"/>
          <w:sz w:val="24"/>
          <w:szCs w:val="24"/>
          <w:highlight w:val="white"/>
        </w:rPr>
        <w:t xml:space="preserve">creates the  budget  management plan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1.2.1.4 </w:t>
      </w:r>
      <w:r>
        <w:rPr>
          <w:color w:val="1A1D28"/>
          <w:sz w:val="24"/>
          <w:szCs w:val="24"/>
          <w:highlight w:val="white"/>
        </w:rPr>
        <w:t xml:space="preserve">creates risk management plan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1.2.1.5 Define project communication and reporting plan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 1.2.1.6 </w:t>
      </w:r>
      <w:r>
        <w:rPr>
          <w:color w:val="1A1D28"/>
          <w:sz w:val="24"/>
          <w:szCs w:val="24"/>
          <w:highlight w:val="white"/>
        </w:rPr>
        <w:t xml:space="preserve">creates resource management plan </w:t>
      </w:r>
      <w:r>
        <w:rPr>
          <w:rFonts w:ascii="Roboto" w:eastAsia="Roboto" w:hAnsi="Roboto" w:cs="Roboto"/>
          <w:color w:val="374151"/>
          <w:sz w:val="24"/>
          <w:szCs w:val="24"/>
        </w:rPr>
        <w:t xml:space="preserve">- level 4      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1.2.2 Develop marketing plan - level 3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1.2.2.1 Conduct market research and analysis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1.2.2.2 Define target market and </w:t>
      </w:r>
      <w:r>
        <w:rPr>
          <w:rFonts w:ascii="Roboto" w:eastAsia="Roboto" w:hAnsi="Roboto" w:cs="Roboto"/>
          <w:color w:val="374151"/>
          <w:sz w:val="24"/>
          <w:szCs w:val="24"/>
        </w:rPr>
        <w:t>customer segments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1.2.2.3 Develop marketing message and positioning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1.2.2.4 Develop marketing mix strategy (product, price, promotion, and                        place) 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1.2.3 Dev</w:t>
      </w:r>
      <w:r>
        <w:rPr>
          <w:rFonts w:ascii="Roboto" w:eastAsia="Roboto" w:hAnsi="Roboto" w:cs="Roboto"/>
          <w:color w:val="374151"/>
          <w:sz w:val="24"/>
          <w:szCs w:val="24"/>
        </w:rPr>
        <w:t xml:space="preserve">elop product development plan - level 3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1.2.3.1 Define product concept and features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1.2.3.2 Conduct product testing and validation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1.2.3.3 Develop product recipe and prototype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1.2.3.4 Define product packaging and branding strategy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1.2.4 Develop launch plan - level 3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  1.2.4.1 Define launch timeline and milestones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1.2.4.2 Develop la</w:t>
      </w:r>
      <w:r>
        <w:rPr>
          <w:rFonts w:ascii="Roboto" w:eastAsia="Roboto" w:hAnsi="Roboto" w:cs="Roboto"/>
          <w:color w:val="374151"/>
          <w:sz w:val="24"/>
          <w:szCs w:val="24"/>
        </w:rPr>
        <w:t>unch event and promotion plan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1.2.4.3 Define sales and distribution strategy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</w:t>
      </w:r>
      <w:r>
        <w:rPr>
          <w:rFonts w:ascii="Roboto" w:eastAsia="Roboto" w:hAnsi="Roboto" w:cs="Roboto"/>
          <w:b/>
          <w:color w:val="374151"/>
          <w:sz w:val="24"/>
          <w:szCs w:val="24"/>
        </w:rPr>
        <w:t xml:space="preserve">1.3 Executing - Level 2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1.3.1 Pre-launch - level 3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lastRenderedPageBreak/>
        <w:t xml:space="preserve">                    1.3.1.1 Finalize product recipe and packaging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1.3.1.2 Conduct sensory testing and quality assurance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1.3.1.3 Finalize marketing and launch event plan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1.3.1.4 Train sales and distribution team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</w:t>
      </w:r>
      <w:r>
        <w:rPr>
          <w:rFonts w:ascii="Roboto" w:eastAsia="Roboto" w:hAnsi="Roboto" w:cs="Roboto"/>
          <w:color w:val="374151"/>
          <w:sz w:val="24"/>
          <w:szCs w:val="24"/>
        </w:rPr>
        <w:t xml:space="preserve"> 1.3.2 Launch - level 3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1.3.2.1 Execute launch event and promotion plan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1.3.2.2 Start production and distribution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1.3.2.3 Monitor sales and customer feedback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</w:t>
      </w:r>
      <w:r>
        <w:rPr>
          <w:rFonts w:ascii="Roboto" w:eastAsia="Roboto" w:hAnsi="Roboto" w:cs="Roboto"/>
          <w:color w:val="374151"/>
          <w:sz w:val="24"/>
          <w:szCs w:val="24"/>
        </w:rPr>
        <w:t xml:space="preserve">         1.3.2.4 Adjust marketing and sales strategies as needed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1.3.3 Post-launch - level 3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1.3.3.1 Conduct post-launch evaluation and analysis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   1.3.3.2 Collect and analyze sales dat</w:t>
      </w:r>
      <w:r>
        <w:rPr>
          <w:rFonts w:ascii="Roboto" w:eastAsia="Roboto" w:hAnsi="Roboto" w:cs="Roboto"/>
          <w:color w:val="374151"/>
          <w:sz w:val="24"/>
          <w:szCs w:val="24"/>
        </w:rPr>
        <w:t>a and customer feedback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ind w:left="425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1.3.3.3 Identify opportunities for product improvement and marketing                           optimization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4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</w:t>
      </w:r>
      <w:r>
        <w:rPr>
          <w:rFonts w:ascii="Roboto" w:eastAsia="Roboto" w:hAnsi="Roboto" w:cs="Roboto"/>
          <w:b/>
          <w:color w:val="374151"/>
          <w:sz w:val="24"/>
          <w:szCs w:val="24"/>
        </w:rPr>
        <w:t>1.4 Monitoring and Control - Level 2</w:t>
      </w:r>
      <w:r>
        <w:rPr>
          <w:rFonts w:ascii="Roboto" w:eastAsia="Roboto" w:hAnsi="Roboto" w:cs="Roboto"/>
          <w:color w:val="374151"/>
          <w:sz w:val="24"/>
          <w:szCs w:val="24"/>
        </w:rPr>
        <w:t xml:space="preserve">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1.4.1 Monitor project progress a</w:t>
      </w:r>
      <w:r>
        <w:rPr>
          <w:rFonts w:ascii="Roboto" w:eastAsia="Roboto" w:hAnsi="Roboto" w:cs="Roboto"/>
          <w:color w:val="374151"/>
          <w:sz w:val="24"/>
          <w:szCs w:val="24"/>
        </w:rPr>
        <w:t>nd performance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3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1.4.2 Manage project risks and issues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3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1.4.3 Manage project adjustments to the schedule, budget and resources</w:t>
      </w:r>
      <w:r>
        <w:rPr>
          <w:color w:val="1A1D28"/>
          <w:sz w:val="24"/>
          <w:szCs w:val="24"/>
          <w:highlight w:val="white"/>
        </w:rPr>
        <w:t xml:space="preserve">   </w:t>
      </w:r>
      <w:r>
        <w:rPr>
          <w:rFonts w:ascii="Roboto" w:eastAsia="Roboto" w:hAnsi="Roboto" w:cs="Roboto"/>
          <w:color w:val="374151"/>
          <w:sz w:val="24"/>
          <w:szCs w:val="24"/>
        </w:rPr>
        <w:t>- level 3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1.4.4 Handle team’s communication and stakeholder</w:t>
      </w:r>
      <w:r>
        <w:rPr>
          <w:rFonts w:ascii="Roboto" w:eastAsia="Roboto" w:hAnsi="Roboto" w:cs="Roboto"/>
          <w:color w:val="374151"/>
          <w:sz w:val="24"/>
          <w:szCs w:val="24"/>
        </w:rPr>
        <w:t xml:space="preserve"> engagement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3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</w:t>
      </w:r>
      <w:r>
        <w:rPr>
          <w:rFonts w:ascii="Roboto" w:eastAsia="Roboto" w:hAnsi="Roboto" w:cs="Roboto"/>
          <w:b/>
          <w:color w:val="374151"/>
          <w:sz w:val="24"/>
          <w:szCs w:val="24"/>
        </w:rPr>
        <w:t>1.5 Closing - Level 2</w:t>
      </w:r>
      <w:r>
        <w:rPr>
          <w:rFonts w:ascii="Roboto" w:eastAsia="Roboto" w:hAnsi="Roboto" w:cs="Roboto"/>
          <w:color w:val="374151"/>
          <w:sz w:val="24"/>
          <w:szCs w:val="24"/>
        </w:rPr>
        <w:t xml:space="preserve"> 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1.5.1 Conduct project review and lessons learned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3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1.5.2 Ensure all the task are completed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3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1.5.2 Archive project documents and deliverables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3</w:t>
      </w:r>
    </w:p>
    <w:p w:rsidR="005772AF" w:rsidRDefault="006C62A6">
      <w:pPr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                 1.5.3 Celebrate project success and team achievements (Hold a close Project Ceremony)</w:t>
      </w:r>
      <w:r>
        <w:rPr>
          <w:color w:val="1A1D28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74151"/>
          <w:sz w:val="24"/>
          <w:szCs w:val="24"/>
        </w:rPr>
        <w:t>- level 3</w:t>
      </w:r>
    </w:p>
    <w:p w:rsidR="005772AF" w:rsidRDefault="005772AF">
      <w:pPr>
        <w:rPr>
          <w:rFonts w:ascii="Roboto" w:eastAsia="Roboto" w:hAnsi="Roboto" w:cs="Roboto"/>
          <w:color w:val="374151"/>
          <w:sz w:val="24"/>
          <w:szCs w:val="24"/>
        </w:rPr>
      </w:pPr>
    </w:p>
    <w:p w:rsidR="005772AF" w:rsidRDefault="005772AF">
      <w:pPr>
        <w:rPr>
          <w:rFonts w:ascii="Roboto" w:eastAsia="Roboto" w:hAnsi="Roboto" w:cs="Roboto"/>
          <w:color w:val="374151"/>
          <w:sz w:val="24"/>
          <w:szCs w:val="24"/>
        </w:rPr>
      </w:pPr>
    </w:p>
    <w:p w:rsidR="005772AF" w:rsidRDefault="005772AF">
      <w:pPr>
        <w:rPr>
          <w:rFonts w:ascii="Roboto" w:eastAsia="Roboto" w:hAnsi="Roboto" w:cs="Roboto"/>
          <w:color w:val="374151"/>
          <w:sz w:val="24"/>
          <w:szCs w:val="24"/>
        </w:rPr>
      </w:pPr>
    </w:p>
    <w:p w:rsidR="005772AF" w:rsidRDefault="005772AF">
      <w:pPr>
        <w:rPr>
          <w:rFonts w:ascii="Roboto" w:eastAsia="Roboto" w:hAnsi="Roboto" w:cs="Roboto"/>
          <w:color w:val="374151"/>
          <w:sz w:val="24"/>
          <w:szCs w:val="24"/>
        </w:rPr>
      </w:pPr>
    </w:p>
    <w:p w:rsidR="005772AF" w:rsidRDefault="006C62A6">
      <w:pPr>
        <w:rPr>
          <w:rFonts w:ascii="Roboto" w:eastAsia="Roboto" w:hAnsi="Roboto" w:cs="Roboto"/>
          <w:color w:val="343541"/>
          <w:sz w:val="24"/>
          <w:szCs w:val="24"/>
        </w:rPr>
      </w:pPr>
      <w:r>
        <w:t xml:space="preserve">    Request 2 : </w:t>
      </w:r>
      <w:r>
        <w:rPr>
          <w:rFonts w:ascii="Roboto" w:eastAsia="Roboto" w:hAnsi="Roboto" w:cs="Roboto"/>
          <w:color w:val="343541"/>
          <w:sz w:val="24"/>
          <w:szCs w:val="24"/>
        </w:rPr>
        <w:t>Identify at least five milestones mapped to the main deliverables for the project. For each milestone, write a s</w:t>
      </w:r>
      <w:r>
        <w:rPr>
          <w:rFonts w:ascii="Roboto" w:eastAsia="Roboto" w:hAnsi="Roboto" w:cs="Roboto"/>
          <w:color w:val="343541"/>
          <w:sz w:val="24"/>
          <w:szCs w:val="24"/>
        </w:rPr>
        <w:t>hort explanation of how to measure its status completed or not</w:t>
      </w:r>
    </w:p>
    <w:p w:rsidR="005772AF" w:rsidRDefault="005772AF">
      <w:pPr>
        <w:rPr>
          <w:rFonts w:ascii="Roboto" w:eastAsia="Roboto" w:hAnsi="Roboto" w:cs="Roboto"/>
          <w:color w:val="343541"/>
          <w:sz w:val="24"/>
          <w:szCs w:val="24"/>
        </w:rPr>
      </w:pPr>
    </w:p>
    <w:p w:rsidR="005772AF" w:rsidRDefault="005772AF">
      <w:pPr>
        <w:rPr>
          <w:rFonts w:ascii="Roboto" w:eastAsia="Roboto" w:hAnsi="Roboto" w:cs="Roboto"/>
          <w:color w:val="343541"/>
          <w:sz w:val="24"/>
          <w:szCs w:val="24"/>
        </w:rPr>
      </w:pPr>
    </w:p>
    <w:p w:rsidR="005772AF" w:rsidRDefault="005772AF">
      <w:pPr>
        <w:rPr>
          <w:rFonts w:ascii="Roboto" w:eastAsia="Roboto" w:hAnsi="Roboto" w:cs="Roboto"/>
          <w:color w:val="343541"/>
          <w:sz w:val="24"/>
          <w:szCs w:val="24"/>
        </w:rPr>
      </w:pPr>
    </w:p>
    <w:p w:rsidR="005772AF" w:rsidRDefault="005772AF">
      <w:pPr>
        <w:rPr>
          <w:rFonts w:ascii="Roboto" w:eastAsia="Roboto" w:hAnsi="Roboto" w:cs="Roboto"/>
          <w:color w:val="343541"/>
          <w:sz w:val="24"/>
          <w:szCs w:val="24"/>
        </w:rPr>
      </w:pPr>
    </w:p>
    <w:p w:rsidR="005772AF" w:rsidRDefault="005772AF">
      <w:pPr>
        <w:rPr>
          <w:rFonts w:ascii="Roboto" w:eastAsia="Roboto" w:hAnsi="Roboto" w:cs="Roboto"/>
          <w:color w:val="343541"/>
          <w:sz w:val="24"/>
          <w:szCs w:val="24"/>
        </w:rPr>
      </w:pPr>
    </w:p>
    <w:p w:rsidR="005772AF" w:rsidRDefault="005772AF">
      <w:pPr>
        <w:rPr>
          <w:rFonts w:ascii="Roboto" w:eastAsia="Roboto" w:hAnsi="Roboto" w:cs="Roboto"/>
          <w:color w:val="343541"/>
          <w:sz w:val="24"/>
          <w:szCs w:val="24"/>
        </w:rPr>
      </w:pPr>
    </w:p>
    <w:p w:rsidR="005772AF" w:rsidRDefault="005772AF">
      <w:pPr>
        <w:rPr>
          <w:rFonts w:ascii="Roboto" w:eastAsia="Roboto" w:hAnsi="Roboto" w:cs="Roboto"/>
          <w:color w:val="343541"/>
          <w:sz w:val="24"/>
          <w:szCs w:val="24"/>
        </w:rPr>
      </w:pPr>
    </w:p>
    <w:p w:rsidR="005772AF" w:rsidRDefault="005772AF">
      <w:pPr>
        <w:rPr>
          <w:rFonts w:ascii="Roboto" w:eastAsia="Roboto" w:hAnsi="Roboto" w:cs="Roboto"/>
          <w:color w:val="343541"/>
          <w:sz w:val="24"/>
          <w:szCs w:val="24"/>
        </w:rPr>
      </w:pPr>
    </w:p>
    <w:p w:rsidR="005772AF" w:rsidRDefault="005772AF">
      <w:pPr>
        <w:rPr>
          <w:rFonts w:ascii="Roboto" w:eastAsia="Roboto" w:hAnsi="Roboto" w:cs="Roboto"/>
          <w:color w:val="343541"/>
          <w:sz w:val="24"/>
          <w:szCs w:val="24"/>
        </w:rPr>
      </w:pPr>
    </w:p>
    <w:p w:rsidR="005772AF" w:rsidRDefault="005772AF">
      <w:pPr>
        <w:rPr>
          <w:rFonts w:ascii="Roboto" w:eastAsia="Roboto" w:hAnsi="Roboto" w:cs="Roboto"/>
          <w:color w:val="343541"/>
          <w:sz w:val="24"/>
          <w:szCs w:val="24"/>
        </w:rPr>
      </w:pPr>
    </w:p>
    <w:p w:rsidR="005772AF" w:rsidRDefault="005772AF">
      <w:pPr>
        <w:rPr>
          <w:rFonts w:ascii="Roboto" w:eastAsia="Roboto" w:hAnsi="Roboto" w:cs="Roboto"/>
          <w:color w:val="343541"/>
          <w:sz w:val="24"/>
          <w:szCs w:val="24"/>
        </w:rPr>
      </w:pPr>
    </w:p>
    <w:tbl>
      <w:tblPr>
        <w:tblStyle w:val="a"/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1875"/>
        <w:gridCol w:w="3420"/>
        <w:gridCol w:w="3060"/>
      </w:tblGrid>
      <w:tr w:rsidR="005772AF">
        <w:trPr>
          <w:trHeight w:val="1020"/>
        </w:trPr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>No</w:t>
            </w:r>
          </w:p>
        </w:tc>
        <w:tc>
          <w:tcPr>
            <w:tcW w:w="18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>Milestone</w:t>
            </w:r>
          </w:p>
        </w:tc>
        <w:tc>
          <w:tcPr>
            <w:tcW w:w="34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>Deliverable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>Explanation when it’s completed</w:t>
            </w:r>
          </w:p>
        </w:tc>
      </w:tr>
      <w:tr w:rsidR="005772AF">
        <w:trPr>
          <w:trHeight w:val="4905"/>
        </w:trPr>
        <w:tc>
          <w:tcPr>
            <w:tcW w:w="5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>finish initiating stage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numPr>
                <w:ilvl w:val="0"/>
                <w:numId w:val="2"/>
              </w:numPr>
              <w:jc w:val="both"/>
            </w:pPr>
            <w:r>
              <w:rPr>
                <w:color w:val="343541"/>
                <w:sz w:val="24"/>
                <w:szCs w:val="24"/>
                <w:highlight w:val="white"/>
              </w:rPr>
              <w:t>Project Charter</w:t>
            </w:r>
          </w:p>
          <w:p w:rsidR="005772AF" w:rsidRDefault="006C62A6">
            <w:pPr>
              <w:numPr>
                <w:ilvl w:val="0"/>
                <w:numId w:val="2"/>
              </w:numPr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>Stakeholder analysis</w:t>
            </w:r>
          </w:p>
          <w:p w:rsidR="005772AF" w:rsidRDefault="006C62A6">
            <w:pPr>
              <w:numPr>
                <w:ilvl w:val="0"/>
                <w:numId w:val="2"/>
              </w:numPr>
              <w:spacing w:after="240"/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>kickoff meeting minute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numPr>
                <w:ilvl w:val="0"/>
                <w:numId w:val="1"/>
              </w:numPr>
              <w:jc w:val="both"/>
            </w:pPr>
            <w:r>
              <w:rPr>
                <w:color w:val="374151"/>
                <w:sz w:val="24"/>
                <w:szCs w:val="24"/>
                <w:highlight w:val="white"/>
              </w:rPr>
              <w:t>Approved and signed off by stakeholders.</w:t>
            </w:r>
          </w:p>
          <w:p w:rsidR="005772AF" w:rsidRDefault="006C62A6">
            <w:pPr>
              <w:numPr>
                <w:ilvl w:val="0"/>
                <w:numId w:val="1"/>
              </w:numPr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>It should be reviewed and approved by the project team.</w:t>
            </w:r>
          </w:p>
          <w:p w:rsidR="005772AF" w:rsidRDefault="006C62A6">
            <w:pPr>
              <w:numPr>
                <w:ilvl w:val="0"/>
                <w:numId w:val="1"/>
              </w:numPr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>It should be approved and signed off by stakeholders.</w:t>
            </w:r>
          </w:p>
          <w:p w:rsidR="005772AF" w:rsidRDefault="006C62A6">
            <w:pPr>
              <w:numPr>
                <w:ilvl w:val="0"/>
                <w:numId w:val="4"/>
              </w:numPr>
              <w:spacing w:after="240"/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 xml:space="preserve"> all project team members have been assigned their roles and responsibilities.</w:t>
            </w:r>
          </w:p>
        </w:tc>
      </w:tr>
      <w:tr w:rsidR="005772AF">
        <w:trPr>
          <w:trHeight w:val="4860"/>
        </w:trPr>
        <w:tc>
          <w:tcPr>
            <w:tcW w:w="5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>finish planning Stage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numPr>
                <w:ilvl w:val="0"/>
                <w:numId w:val="8"/>
              </w:num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>Project plan: including scope, time , resource, communication management plan</w:t>
            </w:r>
          </w:p>
          <w:p w:rsidR="005772AF" w:rsidRDefault="006C62A6">
            <w:pPr>
              <w:numPr>
                <w:ilvl w:val="0"/>
                <w:numId w:val="8"/>
              </w:numPr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343541"/>
                <w:sz w:val="14"/>
                <w:szCs w:val="14"/>
              </w:rPr>
              <w:t xml:space="preserve">  </w:t>
            </w:r>
            <w:r>
              <w:rPr>
                <w:color w:val="343541"/>
                <w:sz w:val="24"/>
                <w:szCs w:val="24"/>
                <w:highlight w:val="white"/>
              </w:rPr>
              <w:t>Project schedule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74151"/>
                <w:sz w:val="24"/>
                <w:szCs w:val="24"/>
                <w:highlight w:val="white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 xml:space="preserve">  Its status can be measured by  - </w:t>
            </w:r>
          </w:p>
          <w:p w:rsidR="005772AF" w:rsidRDefault="006C62A6">
            <w:pPr>
              <w:numPr>
                <w:ilvl w:val="0"/>
                <w:numId w:val="6"/>
              </w:numPr>
              <w:spacing w:before="240"/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 xml:space="preserve">Checking if the project plan has been developed, reviewed, and approved by stakeholders, </w:t>
            </w:r>
          </w:p>
          <w:p w:rsidR="005772AF" w:rsidRDefault="006C62A6">
            <w:pPr>
              <w:numPr>
                <w:ilvl w:val="0"/>
                <w:numId w:val="6"/>
              </w:numPr>
              <w:spacing w:after="240"/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>Project team has a clear understanding of the project's scope, objectives, timeline, and resources.</w:t>
            </w:r>
          </w:p>
        </w:tc>
      </w:tr>
      <w:tr w:rsidR="005772AF">
        <w:trPr>
          <w:trHeight w:val="4575"/>
        </w:trPr>
        <w:tc>
          <w:tcPr>
            <w:tcW w:w="5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lastRenderedPageBreak/>
              <w:t>3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 xml:space="preserve">Finish Executing  stage 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 xml:space="preserve">•Pre-launch activities: recipe version , market research report , packaging design demo </w:t>
            </w:r>
          </w:p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>•Launch activities: distribution campai</w:t>
            </w:r>
            <w:r>
              <w:rPr>
                <w:color w:val="343541"/>
                <w:sz w:val="24"/>
                <w:szCs w:val="24"/>
                <w:highlight w:val="white"/>
              </w:rPr>
              <w:t>gn documents .</w:t>
            </w:r>
          </w:p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 xml:space="preserve">•Post-launch activities: , customer feedback report ,  adjustments tracking documents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numPr>
                <w:ilvl w:val="0"/>
                <w:numId w:val="3"/>
              </w:numPr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 xml:space="preserve"> The project team is executing the planned activities</w:t>
            </w:r>
          </w:p>
          <w:p w:rsidR="005772AF" w:rsidRDefault="006C62A6">
            <w:pPr>
              <w:numPr>
                <w:ilvl w:val="0"/>
                <w:numId w:val="3"/>
              </w:numPr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>Deliverables are being produced on time and to the expected quality</w:t>
            </w:r>
          </w:p>
          <w:p w:rsidR="005772AF" w:rsidRDefault="006C62A6">
            <w:pPr>
              <w:numPr>
                <w:ilvl w:val="0"/>
                <w:numId w:val="3"/>
              </w:numPr>
              <w:spacing w:after="240"/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 xml:space="preserve"> Project issues are being addressed promptly.</w:t>
            </w:r>
          </w:p>
          <w:p w:rsidR="005772AF" w:rsidRDefault="006C62A6">
            <w:pPr>
              <w:spacing w:before="240"/>
              <w:rPr>
                <w:rFonts w:ascii="Times New Roman" w:eastAsia="Times New Roman" w:hAnsi="Times New Roman" w:cs="Times New Roman"/>
                <w:color w:val="34354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43541"/>
                <w:sz w:val="24"/>
                <w:szCs w:val="24"/>
              </w:rPr>
              <w:t xml:space="preserve"> </w:t>
            </w:r>
          </w:p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 xml:space="preserve"> </w:t>
            </w:r>
          </w:p>
        </w:tc>
      </w:tr>
      <w:tr w:rsidR="005772AF">
        <w:trPr>
          <w:trHeight w:val="5415"/>
        </w:trPr>
        <w:tc>
          <w:tcPr>
            <w:tcW w:w="5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 xml:space="preserve">finish monitoring and controlling stage 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numPr>
                <w:ilvl w:val="0"/>
                <w:numId w:val="7"/>
              </w:numPr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 xml:space="preserve">project status reports, </w:t>
            </w:r>
          </w:p>
          <w:p w:rsidR="005772AF" w:rsidRDefault="006C62A6">
            <w:pPr>
              <w:numPr>
                <w:ilvl w:val="0"/>
                <w:numId w:val="7"/>
              </w:numPr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>change requests,</w:t>
            </w:r>
          </w:p>
          <w:p w:rsidR="005772AF" w:rsidRDefault="006C62A6">
            <w:pPr>
              <w:numPr>
                <w:ilvl w:val="0"/>
                <w:numId w:val="7"/>
              </w:numPr>
              <w:spacing w:after="240"/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>risk assessments, and project performance metrics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74151"/>
                <w:sz w:val="24"/>
                <w:szCs w:val="24"/>
                <w:highlight w:val="white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>Its status can be measured by  -</w:t>
            </w:r>
          </w:p>
          <w:p w:rsidR="005772AF" w:rsidRDefault="006C62A6">
            <w:pPr>
              <w:numPr>
                <w:ilvl w:val="0"/>
                <w:numId w:val="9"/>
              </w:numPr>
              <w:spacing w:before="240"/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>The project team is regularly monitoring project progress</w:t>
            </w:r>
          </w:p>
          <w:p w:rsidR="005772AF" w:rsidRDefault="006C62A6">
            <w:pPr>
              <w:numPr>
                <w:ilvl w:val="0"/>
                <w:numId w:val="9"/>
              </w:numPr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 xml:space="preserve"> Project issues and risks are being tracked and addressed</w:t>
            </w:r>
          </w:p>
          <w:p w:rsidR="005772AF" w:rsidRDefault="006C62A6">
            <w:pPr>
              <w:numPr>
                <w:ilvl w:val="0"/>
                <w:numId w:val="9"/>
              </w:numPr>
              <w:spacing w:after="240"/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>Changes to the project plan are being managed through formal change control processes.</w:t>
            </w:r>
          </w:p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 xml:space="preserve"> </w:t>
            </w:r>
          </w:p>
        </w:tc>
      </w:tr>
      <w:tr w:rsidR="005772AF">
        <w:trPr>
          <w:trHeight w:val="5700"/>
        </w:trPr>
        <w:tc>
          <w:tcPr>
            <w:tcW w:w="5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lastRenderedPageBreak/>
              <w:t>5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 xml:space="preserve">finish closing stage   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>Lesson Learn</w:t>
            </w:r>
          </w:p>
          <w:p w:rsidR="005772AF" w:rsidRDefault="006C62A6">
            <w:pPr>
              <w:spacing w:before="240"/>
              <w:jc w:val="both"/>
              <w:rPr>
                <w:color w:val="374151"/>
                <w:sz w:val="24"/>
                <w:szCs w:val="24"/>
                <w:highlight w:val="white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>Final project report</w:t>
            </w:r>
          </w:p>
          <w:p w:rsidR="005772AF" w:rsidRDefault="006C62A6">
            <w:pPr>
              <w:spacing w:before="240"/>
              <w:jc w:val="both"/>
              <w:rPr>
                <w:color w:val="374151"/>
                <w:sz w:val="24"/>
                <w:szCs w:val="24"/>
                <w:highlight w:val="white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>Formal project closure documents</w:t>
            </w:r>
          </w:p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>Project Archive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72AF" w:rsidRDefault="006C62A6">
            <w:pPr>
              <w:spacing w:before="240"/>
              <w:jc w:val="both"/>
              <w:rPr>
                <w:color w:val="374151"/>
                <w:sz w:val="24"/>
                <w:szCs w:val="24"/>
                <w:highlight w:val="white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 xml:space="preserve">  Its status can be measured by  -</w:t>
            </w:r>
          </w:p>
          <w:p w:rsidR="005772AF" w:rsidRDefault="006C62A6">
            <w:pPr>
              <w:numPr>
                <w:ilvl w:val="0"/>
                <w:numId w:val="5"/>
              </w:numPr>
              <w:spacing w:before="240"/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>All project deliverables have been completed and handed over to the stakeholders</w:t>
            </w:r>
          </w:p>
          <w:p w:rsidR="005772AF" w:rsidRDefault="006C62A6">
            <w:pPr>
              <w:numPr>
                <w:ilvl w:val="0"/>
                <w:numId w:val="5"/>
              </w:numPr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 xml:space="preserve">All project documentation has been completed and archived </w:t>
            </w:r>
          </w:p>
          <w:p w:rsidR="005772AF" w:rsidRDefault="006C62A6">
            <w:pPr>
              <w:numPr>
                <w:ilvl w:val="0"/>
                <w:numId w:val="5"/>
              </w:numPr>
              <w:spacing w:after="240"/>
              <w:jc w:val="both"/>
              <w:rPr>
                <w:color w:val="374151"/>
              </w:rPr>
            </w:pPr>
            <w:r>
              <w:rPr>
                <w:color w:val="374151"/>
                <w:sz w:val="24"/>
                <w:szCs w:val="24"/>
                <w:highlight w:val="white"/>
              </w:rPr>
              <w:t>The project team has conducted a final review of the project's outcomes and lessons learned.</w:t>
            </w:r>
          </w:p>
          <w:p w:rsidR="005772AF" w:rsidRDefault="006C62A6">
            <w:pPr>
              <w:spacing w:before="240"/>
              <w:jc w:val="both"/>
              <w:rPr>
                <w:color w:val="343541"/>
                <w:sz w:val="24"/>
                <w:szCs w:val="24"/>
                <w:highlight w:val="white"/>
              </w:rPr>
            </w:pPr>
            <w:r>
              <w:rPr>
                <w:color w:val="343541"/>
                <w:sz w:val="24"/>
                <w:szCs w:val="24"/>
                <w:highlight w:val="white"/>
              </w:rPr>
              <w:t xml:space="preserve"> </w:t>
            </w:r>
          </w:p>
        </w:tc>
      </w:tr>
    </w:tbl>
    <w:p w:rsidR="005772AF" w:rsidRDefault="006C62A6">
      <w:pPr>
        <w:spacing w:before="240" w:after="240"/>
        <w:jc w:val="both"/>
        <w:rPr>
          <w:rFonts w:ascii="Roboto" w:eastAsia="Roboto" w:hAnsi="Roboto" w:cs="Roboto"/>
          <w:color w:val="474747"/>
          <w:sz w:val="24"/>
          <w:szCs w:val="24"/>
          <w:highlight w:val="white"/>
        </w:rPr>
      </w:pPr>
      <w:r>
        <w:rPr>
          <w:rFonts w:ascii="Roboto" w:eastAsia="Roboto" w:hAnsi="Roboto" w:cs="Roboto"/>
          <w:color w:val="474747"/>
          <w:sz w:val="24"/>
          <w:szCs w:val="24"/>
          <w:highlight w:val="white"/>
        </w:rPr>
        <w:t xml:space="preserve"> </w:t>
      </w:r>
    </w:p>
    <w:p w:rsidR="005772AF" w:rsidRDefault="006C62A6">
      <w:pPr>
        <w:spacing w:before="240" w:after="240"/>
        <w:rPr>
          <w:rFonts w:ascii="Roboto" w:eastAsia="Roboto" w:hAnsi="Roboto" w:cs="Roboto"/>
          <w:color w:val="343541"/>
          <w:sz w:val="24"/>
          <w:szCs w:val="24"/>
        </w:rPr>
      </w:pPr>
      <w:r>
        <w:rPr>
          <w:rFonts w:ascii="Roboto" w:eastAsia="Roboto" w:hAnsi="Roboto" w:cs="Roboto"/>
          <w:color w:val="343541"/>
          <w:sz w:val="24"/>
          <w:szCs w:val="24"/>
        </w:rPr>
        <w:t xml:space="preserve"> </w:t>
      </w:r>
    </w:p>
    <w:p w:rsidR="005772AF" w:rsidRDefault="005772AF">
      <w:pPr>
        <w:rPr>
          <w:rFonts w:ascii="Roboto" w:eastAsia="Roboto" w:hAnsi="Roboto" w:cs="Roboto"/>
          <w:color w:val="343541"/>
          <w:sz w:val="24"/>
          <w:szCs w:val="24"/>
        </w:rPr>
      </w:pPr>
    </w:p>
    <w:p w:rsidR="005772AF" w:rsidRDefault="006C62A6">
      <w:pPr>
        <w:spacing w:before="240" w:after="240"/>
        <w:rPr>
          <w:highlight w:val="white"/>
        </w:rPr>
      </w:pPr>
      <w:r>
        <w:rPr>
          <w:highlight w:val="white"/>
        </w:rPr>
        <w:t>‘</w:t>
      </w:r>
    </w:p>
    <w:p w:rsidR="005772AF" w:rsidRDefault="005772AF">
      <w:pPr>
        <w:spacing w:before="240" w:after="240"/>
        <w:rPr>
          <w:highlight w:val="white"/>
        </w:rPr>
      </w:pPr>
    </w:p>
    <w:p w:rsidR="005772AF" w:rsidRDefault="005772AF">
      <w:pPr>
        <w:spacing w:before="240" w:after="240"/>
        <w:rPr>
          <w:highlight w:val="white"/>
        </w:rPr>
      </w:pPr>
    </w:p>
    <w:p w:rsidR="005772AF" w:rsidRDefault="005772AF">
      <w:pPr>
        <w:spacing w:before="240" w:after="240"/>
        <w:rPr>
          <w:highlight w:val="white"/>
        </w:rPr>
      </w:pPr>
    </w:p>
    <w:p w:rsidR="005772AF" w:rsidRDefault="005772AF">
      <w:pPr>
        <w:spacing w:before="240" w:after="240"/>
        <w:rPr>
          <w:highlight w:val="white"/>
        </w:rPr>
      </w:pPr>
    </w:p>
    <w:p w:rsidR="005772AF" w:rsidRDefault="005772AF">
      <w:pPr>
        <w:spacing w:before="240" w:after="240"/>
        <w:rPr>
          <w:highlight w:val="white"/>
        </w:rPr>
      </w:pPr>
    </w:p>
    <w:p w:rsidR="005772AF" w:rsidRDefault="005772AF">
      <w:pPr>
        <w:spacing w:before="240" w:after="240"/>
        <w:rPr>
          <w:highlight w:val="white"/>
        </w:rPr>
      </w:pPr>
    </w:p>
    <w:p w:rsidR="005772AF" w:rsidRDefault="005772AF">
      <w:pPr>
        <w:spacing w:before="240" w:after="240"/>
        <w:rPr>
          <w:highlight w:val="white"/>
        </w:rPr>
      </w:pPr>
    </w:p>
    <w:p w:rsidR="005772AF" w:rsidRDefault="005772AF">
      <w:pPr>
        <w:spacing w:before="240" w:after="240"/>
        <w:rPr>
          <w:highlight w:val="white"/>
        </w:rPr>
      </w:pPr>
    </w:p>
    <w:p w:rsidR="005772AF" w:rsidRDefault="005772AF">
      <w:pPr>
        <w:spacing w:before="240" w:after="240"/>
        <w:rPr>
          <w:highlight w:val="white"/>
        </w:rPr>
      </w:pPr>
    </w:p>
    <w:p w:rsidR="005772AF" w:rsidRDefault="005772AF">
      <w:pPr>
        <w:spacing w:before="240" w:after="240"/>
        <w:rPr>
          <w:highlight w:val="white"/>
        </w:rPr>
      </w:pPr>
    </w:p>
    <w:p w:rsidR="005772AF" w:rsidRDefault="006C62A6">
      <w:pPr>
        <w:spacing w:before="240" w:after="240"/>
        <w:rPr>
          <w:highlight w:val="white"/>
        </w:rPr>
      </w:pPr>
      <w:r>
        <w:rPr>
          <w:highlight w:val="white"/>
        </w:rPr>
        <w:t>Task 3</w:t>
      </w:r>
    </w:p>
    <w:p w:rsidR="005772AF" w:rsidRDefault="006C62A6">
      <w:pPr>
        <w:spacing w:before="240" w:after="240"/>
        <w:rPr>
          <w:highlight w:val="white"/>
        </w:rPr>
      </w:pPr>
      <w:r>
        <w:rPr>
          <w:noProof/>
          <w:highlight w:val="white"/>
          <w:lang w:val="en-US"/>
        </w:rPr>
        <w:drawing>
          <wp:inline distT="114300" distB="114300" distL="114300" distR="114300">
            <wp:extent cx="3651589" cy="2405063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1589" cy="240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72AF" w:rsidRDefault="006C62A6">
      <w:pPr>
        <w:spacing w:before="240" w:after="240"/>
        <w:rPr>
          <w:highlight w:val="white"/>
        </w:rPr>
      </w:pPr>
      <w:r>
        <w:rPr>
          <w:highlight w:val="white"/>
        </w:rPr>
        <w:t xml:space="preserve">  H                        F                                9 </w:t>
      </w:r>
    </w:p>
    <w:p w:rsidR="005772AF" w:rsidRDefault="006C62A6">
      <w:pPr>
        <w:spacing w:before="240" w:after="240"/>
        <w:rPr>
          <w:highlight w:val="white"/>
        </w:rPr>
      </w:pPr>
      <w:r>
        <w:rPr>
          <w:highlight w:val="white"/>
        </w:rPr>
        <w:t xml:space="preserve">End                     H </w:t>
      </w:r>
      <w:r w:rsidR="00496E25">
        <w:rPr>
          <w:highlight w:val="white"/>
          <w:lang w:val="en-US"/>
        </w:rPr>
        <w:t>I</w:t>
      </w:r>
      <w:r>
        <w:rPr>
          <w:highlight w:val="white"/>
        </w:rPr>
        <w:t xml:space="preserve">                               0 </w:t>
      </w:r>
    </w:p>
    <w:p w:rsidR="005772AF" w:rsidRDefault="006C62A6">
      <w:pPr>
        <w:spacing w:before="240" w:after="240"/>
        <w:rPr>
          <w:highlight w:val="white"/>
        </w:rPr>
      </w:pPr>
      <w:r>
        <w:rPr>
          <w:noProof/>
          <w:highlight w:val="white"/>
          <w:lang w:val="en-US"/>
        </w:rPr>
        <w:drawing>
          <wp:inline distT="114300" distB="114300" distL="114300" distR="114300">
            <wp:extent cx="5731200" cy="25400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171A" w:rsidRPr="0000171A" w:rsidRDefault="006C62A6">
      <w:pPr>
        <w:spacing w:before="240" w:after="240"/>
        <w:rPr>
          <w:highlight w:val="white"/>
        </w:rPr>
      </w:pPr>
      <w:r>
        <w:rPr>
          <w:noProof/>
          <w:highlight w:val="white"/>
          <w:lang w:val="en-US"/>
        </w:rPr>
        <w:lastRenderedPageBreak/>
        <w:drawing>
          <wp:inline distT="114300" distB="114300" distL="114300" distR="114300">
            <wp:extent cx="5731200" cy="26543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72AF" w:rsidRDefault="006C62A6">
      <w:pPr>
        <w:spacing w:before="240" w:after="240"/>
        <w:jc w:val="both"/>
        <w:rPr>
          <w:highlight w:val="white"/>
        </w:rPr>
      </w:pPr>
      <w:r>
        <w:rPr>
          <w:highlight w:val="white"/>
        </w:rPr>
        <w:t>List of Paths in the network</w:t>
      </w:r>
    </w:p>
    <w:p w:rsidR="005772AF" w:rsidRDefault="006C62A6">
      <w:pPr>
        <w:spacing w:before="240" w:after="240"/>
        <w:jc w:val="both"/>
        <w:rPr>
          <w:highlight w:val="white"/>
        </w:rPr>
      </w:pPr>
      <w:r>
        <w:rPr>
          <w:highlight w:val="white"/>
        </w:rPr>
        <w:t xml:space="preserve"> &gt; project duration is the longest path duration </w:t>
      </w:r>
    </w:p>
    <w:p w:rsidR="005772AF" w:rsidRDefault="006C62A6">
      <w:pPr>
        <w:spacing w:before="240" w:after="240"/>
        <w:jc w:val="both"/>
        <w:rPr>
          <w:color w:val="FF0000"/>
          <w:highlight w:val="white"/>
        </w:rPr>
      </w:pPr>
      <w:r>
        <w:rPr>
          <w:color w:val="FF0000"/>
          <w:highlight w:val="white"/>
        </w:rPr>
        <w:t>Path 1: Start -&gt; A -&gt; C -&gt; E -&gt; G -&gt; I -&gt; End with duration: 6 + 4 + 5 + 8 + 4 = 27 days</w:t>
      </w:r>
    </w:p>
    <w:p w:rsidR="005772AF" w:rsidRDefault="006C62A6">
      <w:pPr>
        <w:spacing w:before="240" w:after="240"/>
        <w:jc w:val="both"/>
        <w:rPr>
          <w:highlight w:val="white"/>
        </w:rPr>
      </w:pPr>
      <w:r>
        <w:rPr>
          <w:highlight w:val="white"/>
        </w:rPr>
        <w:t>Path 2: Start -&gt; B -&gt; D -&gt; E -&gt; G -&gt; I -&gt; End with duration: 3 + 7 + 5 + 8 + 4 = 27 days</w:t>
      </w:r>
    </w:p>
    <w:p w:rsidR="005772AF" w:rsidRDefault="006C62A6">
      <w:pPr>
        <w:spacing w:before="240" w:after="240"/>
        <w:jc w:val="both"/>
        <w:rPr>
          <w:color w:val="FF0000"/>
          <w:highlight w:val="white"/>
        </w:rPr>
      </w:pPr>
      <w:r>
        <w:rPr>
          <w:color w:val="FF0000"/>
          <w:highlight w:val="white"/>
        </w:rPr>
        <w:t>Path 3: Start -&gt; B -&gt; D -&gt; F -&gt; I -&gt;  End with duration: 3 + 7 + 6 + 4 =20 days</w:t>
      </w:r>
    </w:p>
    <w:p w:rsidR="005772AF" w:rsidRDefault="006C62A6">
      <w:pPr>
        <w:spacing w:before="240" w:after="240"/>
        <w:jc w:val="both"/>
        <w:rPr>
          <w:highlight w:val="white"/>
        </w:rPr>
      </w:pPr>
      <w:r>
        <w:rPr>
          <w:highlight w:val="white"/>
        </w:rPr>
        <w:t>Path 4: Start -&gt; B -&gt; D -&gt; F -&gt; H -&gt;  End with duration: 3 + 7 + 6 + 9  = 25 days</w:t>
      </w:r>
    </w:p>
    <w:p w:rsidR="005772AF" w:rsidRDefault="006C62A6">
      <w:pPr>
        <w:spacing w:before="240" w:after="240"/>
        <w:jc w:val="both"/>
        <w:rPr>
          <w:highlight w:val="white"/>
        </w:rPr>
      </w:pPr>
      <w:r>
        <w:rPr>
          <w:highlight w:val="white"/>
        </w:rPr>
        <w:t>Critical Paths are Path 1 and path 2. And project duration 27 days</w:t>
      </w:r>
    </w:p>
    <w:p w:rsidR="005772AF" w:rsidRDefault="006C62A6">
      <w:pPr>
        <w:spacing w:before="240" w:after="240"/>
        <w:rPr>
          <w:highlight w:val="white"/>
        </w:rPr>
      </w:pPr>
      <w:r>
        <w:rPr>
          <w:highlight w:val="white"/>
        </w:rPr>
        <w:t>Task 4</w:t>
      </w:r>
    </w:p>
    <w:p w:rsidR="005772AF" w:rsidRDefault="006C62A6">
      <w:pPr>
        <w:spacing w:before="240" w:after="240"/>
        <w:rPr>
          <w:highlight w:val="white"/>
        </w:rPr>
      </w:pPr>
      <w:r>
        <w:rPr>
          <w:highlight w:val="white"/>
        </w:rPr>
        <w:t xml:space="preserve"> If you want to sho</w:t>
      </w:r>
      <w:r>
        <w:rPr>
          <w:highlight w:val="white"/>
        </w:rPr>
        <w:t>rten the project time by 5 days, you have to shorten the time in critical path , but now 3 days have passed, ( the end of task B and now you’re in task A ), so we have a way to shorten the time in task C , D, E, G, I . The appropriate choice is left with t</w:t>
      </w:r>
      <w:r>
        <w:rPr>
          <w:highlight w:val="white"/>
        </w:rPr>
        <w:t xml:space="preserve">ask G because a task with a duration of 8 days should be prioritized to shorten the time. </w:t>
      </w:r>
    </w:p>
    <w:p w:rsidR="005772AF" w:rsidRDefault="006C62A6">
      <w:pPr>
        <w:spacing w:before="240" w:after="240"/>
        <w:rPr>
          <w:highlight w:val="white"/>
        </w:rPr>
      </w:pPr>
      <w:r>
        <w:rPr>
          <w:highlight w:val="white"/>
        </w:rPr>
        <w:t>Not only that, we also have to reduce task H by 3 days due to the fact that when the critical path had been reduced to 22 days ( before is 27 days) , no</w:t>
      </w:r>
      <w:ins w:id="1" w:author="NGO THE BACH ANH" w:date="2023-04-08T13:52:00Z">
        <w:r>
          <w:rPr>
            <w:highlight w:val="white"/>
          </w:rPr>
          <w:t xml:space="preserve"> other </w:t>
        </w:r>
      </w:ins>
      <w:del w:id="2" w:author="NGO THE BACH ANH" w:date="2023-04-08T13:52:00Z">
        <w:r>
          <w:rPr>
            <w:highlight w:val="white"/>
          </w:rPr>
          <w:delText xml:space="preserve"> </w:delText>
        </w:r>
      </w:del>
      <w:r>
        <w:rPr>
          <w:highlight w:val="white"/>
        </w:rPr>
        <w:t xml:space="preserve">path </w:t>
      </w:r>
      <w:r>
        <w:rPr>
          <w:highlight w:val="white"/>
        </w:rPr>
        <w:t>can exceed this number</w:t>
      </w:r>
      <w:ins w:id="3" w:author="NGO THE BACH ANH" w:date="2023-04-08T13:52:00Z">
        <w:r>
          <w:rPr>
            <w:highlight w:val="white"/>
          </w:rPr>
          <w:t xml:space="preserve">. </w:t>
        </w:r>
      </w:ins>
      <w:del w:id="4" w:author="NGO THE BACH ANH" w:date="2023-04-08T13:52:00Z">
        <w:r>
          <w:rPr>
            <w:highlight w:val="white"/>
          </w:rPr>
          <w:delText xml:space="preserve"> </w:delText>
        </w:r>
      </w:del>
    </w:p>
    <w:p w:rsidR="005772AF" w:rsidRDefault="006C62A6">
      <w:pPr>
        <w:spacing w:before="240" w:after="240"/>
        <w:jc w:val="both"/>
        <w:rPr>
          <w:highlight w:val="white"/>
        </w:rPr>
      </w:pPr>
      <w:r>
        <w:rPr>
          <w:highlight w:val="white"/>
        </w:rPr>
        <w:t xml:space="preserve"> Fast tracking method :  Arrange task E so that it overlaps over tasks G on first days of task E. Besides, start the task H earlier than 3 days.  This may increase risk, so that require more attention to communication.</w:t>
      </w:r>
    </w:p>
    <w:p w:rsidR="005772AF" w:rsidRDefault="006C62A6">
      <w:pPr>
        <w:spacing w:before="240" w:after="240"/>
        <w:jc w:val="both"/>
        <w:rPr>
          <w:highlight w:val="white"/>
        </w:rPr>
      </w:pPr>
      <w:r>
        <w:rPr>
          <w:highlight w:val="white"/>
        </w:rPr>
        <w:t xml:space="preserve"> : Crashing</w:t>
      </w:r>
      <w:r>
        <w:rPr>
          <w:highlight w:val="white"/>
        </w:rPr>
        <w:t xml:space="preserve"> method </w:t>
      </w:r>
    </w:p>
    <w:p w:rsidR="005772AF" w:rsidRDefault="006C62A6">
      <w:pPr>
        <w:spacing w:before="240"/>
        <w:jc w:val="both"/>
        <w:rPr>
          <w:highlight w:val="white"/>
        </w:rPr>
      </w:pPr>
      <w:r>
        <w:rPr>
          <w:highlight w:val="white"/>
        </w:rPr>
        <w:t>·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Solution 1:  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</w:t>
      </w:r>
      <w:r>
        <w:rPr>
          <w:highlight w:val="white"/>
        </w:rPr>
        <w:t>Add people to join project to complete task G earlier than 5 days.</w:t>
      </w:r>
    </w:p>
    <w:p w:rsidR="005772AF" w:rsidRDefault="006C62A6">
      <w:pPr>
        <w:spacing w:before="240"/>
        <w:jc w:val="both"/>
        <w:rPr>
          <w:highlight w:val="white"/>
        </w:rPr>
      </w:pPr>
      <w:r>
        <w:rPr>
          <w:highlight w:val="white"/>
        </w:rPr>
        <w:t xml:space="preserve">                        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</w:t>
      </w:r>
      <w:r>
        <w:rPr>
          <w:highlight w:val="white"/>
        </w:rPr>
        <w:t xml:space="preserve">Besides, add people to join project to complete task H earlier than 3 days. </w:t>
      </w:r>
    </w:p>
    <w:p w:rsidR="005772AF" w:rsidRDefault="006C62A6">
      <w:pPr>
        <w:spacing w:before="240"/>
        <w:jc w:val="both"/>
        <w:rPr>
          <w:highlight w:val="white"/>
        </w:rPr>
      </w:pPr>
      <w:r>
        <w:rPr>
          <w:highlight w:val="white"/>
        </w:rPr>
        <w:lastRenderedPageBreak/>
        <w:t>·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       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Solution 2</w:t>
      </w:r>
      <w:r>
        <w:rPr>
          <w:highlight w:val="white"/>
        </w:rPr>
        <w:t>Force team to work overtime on task G to complete it earlier than 5 days</w:t>
      </w:r>
    </w:p>
    <w:p w:rsidR="005772AF" w:rsidRDefault="006C62A6">
      <w:pPr>
        <w:spacing w:before="240"/>
        <w:jc w:val="both"/>
        <w:rPr>
          <w:highlight w:val="white"/>
        </w:rPr>
      </w:pPr>
      <w:r>
        <w:rPr>
          <w:highlight w:val="white"/>
        </w:rPr>
        <w:t xml:space="preserve">                       Force team to work overtime on task H to complete it earlier than 3 days    </w:t>
      </w:r>
    </w:p>
    <w:p w:rsidR="005772AF" w:rsidRDefault="006C62A6">
      <w:pPr>
        <w:spacing w:before="240"/>
        <w:jc w:val="both"/>
        <w:rPr>
          <w:highlight w:val="white"/>
        </w:rPr>
      </w:pPr>
      <w:r>
        <w:rPr>
          <w:highlight w:val="white"/>
        </w:rPr>
        <w:t>·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       //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Solution 3 </w:t>
      </w:r>
      <w:r>
        <w:rPr>
          <w:highlight w:val="white"/>
        </w:rPr>
        <w:t>Reward team if they can complete task G earlier than 5 days //</w:t>
      </w:r>
    </w:p>
    <w:p w:rsidR="005772AF" w:rsidRDefault="006C62A6">
      <w:pPr>
        <w:spacing w:before="240" w:after="240"/>
        <w:jc w:val="both"/>
        <w:rPr>
          <w:highlight w:val="white"/>
        </w:rPr>
      </w:pPr>
      <w:r>
        <w:rPr>
          <w:highlight w:val="white"/>
        </w:rPr>
        <w:t xml:space="preserve">Crashing will increase cost.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Request 4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CV= EV - AC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SV = EV - PV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CPI = EV/AC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>SPI = EV/PV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EAC = BAC/CPI </w:t>
      </w:r>
    </w:p>
    <w:p w:rsidR="005772AF" w:rsidRDefault="00496E25">
      <w:pPr>
        <w:rPr>
          <w:highlight w:val="white"/>
        </w:rPr>
      </w:pPr>
      <w:r>
        <w:rPr>
          <w:highlight w:val="white"/>
        </w:rPr>
        <w:t xml:space="preserve">EDAC = </w:t>
      </w:r>
      <w:r>
        <w:rPr>
          <w:highlight w:val="white"/>
          <w:lang w:val="en-US"/>
        </w:rPr>
        <w:t>D</w:t>
      </w:r>
      <w:r w:rsidR="006C62A6">
        <w:rPr>
          <w:highlight w:val="white"/>
        </w:rPr>
        <w:t xml:space="preserve">AC/SPI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ETC = EAC - AC </w:t>
      </w:r>
    </w:p>
    <w:p w:rsidR="005772AF" w:rsidRDefault="006C62A6">
      <w:pPr>
        <w:rPr>
          <w:highlight w:val="white"/>
        </w:rPr>
      </w:pPr>
      <w:r>
        <w:rPr>
          <w:noProof/>
          <w:highlight w:val="white"/>
          <w:lang w:val="en-US"/>
        </w:rPr>
        <w:drawing>
          <wp:inline distT="114300" distB="114300" distL="114300" distR="114300">
            <wp:extent cx="5731200" cy="3073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Your project is schedule for  30days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>BAC = Total p</w:t>
      </w:r>
      <w:r>
        <w:rPr>
          <w:highlight w:val="white"/>
        </w:rPr>
        <w:t>lanned budget = 10000+10000*5%=10500$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After six days out of 30 days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Planned Value (PV) =6 * 10500/30 = $2,100            10500/30  = 350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>Actual cost (AC) = $4000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>Earned Value (EV) = BAC *25% =2625$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Cost Variance (CV) =EV -AC =2625-4000 = -1375  &lt;0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>The p</w:t>
      </w:r>
      <w:r>
        <w:rPr>
          <w:highlight w:val="white"/>
        </w:rPr>
        <w:t xml:space="preserve">roject after 6 days is exceeding the planned cost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Schedule Variance (SV) = EV - PV = 2625 - 2100  = 525  &gt;0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>=&gt; The project after 6 days is ahead of schedule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Schedule Performance Index (SPI) = EV/PV = 2625/2100 =1.25 &gt;1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>Cost Performance Index (CPI) = EV/</w:t>
      </w:r>
      <w:r>
        <w:rPr>
          <w:highlight w:val="white"/>
        </w:rPr>
        <w:t>AC = 2625/4000 = 0.656 &lt;1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>Therefore the project is over budget, but ahead of schedule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>Estimate Budget at Completion (EAC) = BAC/CPI = 10500/0.656=16000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Variance at completion (VAC) = BAC-EAC  = 10500-16000 = -5500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lastRenderedPageBreak/>
        <w:t>Estimate Schedule to complete project = 3</w:t>
      </w:r>
      <w:r>
        <w:rPr>
          <w:highlight w:val="white"/>
        </w:rPr>
        <w:t xml:space="preserve">0 / 1.25 = 24 days. </w:t>
      </w:r>
    </w:p>
    <w:p w:rsidR="005772AF" w:rsidRDefault="00496E25">
      <w:pPr>
        <w:rPr>
          <w:highlight w:val="white"/>
        </w:rPr>
      </w:pPr>
      <w:r>
        <w:rPr>
          <w:highlight w:val="white"/>
        </w:rPr>
        <w:t xml:space="preserve">   EDAC </w:t>
      </w:r>
      <w:r w:rsidR="006C62A6">
        <w:rPr>
          <w:highlight w:val="white"/>
        </w:rPr>
        <w:t xml:space="preserve">= DAC / SPI = </w:t>
      </w:r>
    </w:p>
    <w:p w:rsidR="005772AF" w:rsidRDefault="005772AF">
      <w:pPr>
        <w:rPr>
          <w:highlight w:val="white"/>
        </w:rPr>
      </w:pPr>
    </w:p>
    <w:p w:rsidR="005772AF" w:rsidRDefault="006C62A6">
      <w:pPr>
        <w:rPr>
          <w:highlight w:val="white"/>
        </w:rPr>
      </w:pPr>
      <w:r>
        <w:rPr>
          <w:noProof/>
          <w:highlight w:val="white"/>
          <w:lang w:val="en-US"/>
        </w:rPr>
        <w:drawing>
          <wp:inline distT="114300" distB="114300" distL="114300" distR="114300">
            <wp:extent cx="5731200" cy="17526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Duration At Completion  DAC  =  60 months 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Budget at completion BAC = 8400000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>Planned value PV  = 2100000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After fifteen months :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Cost performance index CPI = EV/AC  =&gt;  EV = AC x CPI  = 2517500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Earned value 2517500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>Estimate at completion  EAC = BAC/CPI = 8842000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 Schedule performance index = EV / PV =  1,2 </w:t>
      </w:r>
    </w:p>
    <w:p w:rsidR="005772AF" w:rsidRDefault="006C62A6">
      <w:pPr>
        <w:rPr>
          <w:highlight w:val="white"/>
        </w:rPr>
      </w:pPr>
      <w:r>
        <w:rPr>
          <w:highlight w:val="white"/>
        </w:rPr>
        <w:t xml:space="preserve">Estimate duration at completion EDAC = DAC/SPI = 50 </w:t>
      </w:r>
    </w:p>
    <w:p w:rsidR="005772AF" w:rsidRDefault="005772AF">
      <w:pPr>
        <w:rPr>
          <w:highlight w:val="white"/>
        </w:rPr>
      </w:pPr>
    </w:p>
    <w:p w:rsidR="005772AF" w:rsidRDefault="006C62A6">
      <w:pPr>
        <w:shd w:val="clear" w:color="auto" w:fill="FFFFFF"/>
        <w:spacing w:after="220"/>
        <w:jc w:val="both"/>
        <w:rPr>
          <w:b/>
          <w:color w:val="0000FF"/>
          <w:sz w:val="24"/>
          <w:szCs w:val="24"/>
          <w:highlight w:val="white"/>
        </w:rPr>
      </w:pPr>
      <w:r>
        <w:rPr>
          <w:b/>
          <w:color w:val="0000FF"/>
          <w:sz w:val="24"/>
          <w:szCs w:val="24"/>
          <w:highlight w:val="white"/>
        </w:rPr>
        <w:t>B</w:t>
      </w:r>
      <w:r>
        <w:rPr>
          <w:b/>
          <w:color w:val="0000FF"/>
          <w:sz w:val="24"/>
          <w:szCs w:val="24"/>
          <w:highlight w:val="white"/>
        </w:rPr>
        <w:t>ả</w:t>
      </w:r>
      <w:r>
        <w:rPr>
          <w:b/>
          <w:color w:val="0000FF"/>
          <w:sz w:val="24"/>
          <w:szCs w:val="24"/>
          <w:highlight w:val="white"/>
        </w:rPr>
        <w:t>ng tóm t</w:t>
      </w:r>
      <w:r>
        <w:rPr>
          <w:b/>
          <w:color w:val="0000FF"/>
          <w:sz w:val="24"/>
          <w:szCs w:val="24"/>
          <w:highlight w:val="white"/>
        </w:rPr>
        <w:t>ắ</w:t>
      </w:r>
      <w:r>
        <w:rPr>
          <w:b/>
          <w:color w:val="0000FF"/>
          <w:sz w:val="24"/>
          <w:szCs w:val="24"/>
          <w:highlight w:val="white"/>
        </w:rPr>
        <w:t>t tính toán giá tr</w:t>
      </w:r>
      <w:r>
        <w:rPr>
          <w:b/>
          <w:color w:val="0000FF"/>
          <w:sz w:val="24"/>
          <w:szCs w:val="24"/>
          <w:highlight w:val="white"/>
        </w:rPr>
        <w:t>ị</w:t>
      </w:r>
      <w:r>
        <w:rPr>
          <w:b/>
          <w:color w:val="0000FF"/>
          <w:sz w:val="24"/>
          <w:szCs w:val="24"/>
          <w:highlight w:val="white"/>
        </w:rPr>
        <w:t xml:space="preserve"> thu đư</w:t>
      </w:r>
      <w:r>
        <w:rPr>
          <w:b/>
          <w:color w:val="0000FF"/>
          <w:sz w:val="24"/>
          <w:szCs w:val="24"/>
          <w:highlight w:val="white"/>
        </w:rPr>
        <w:t>ợ</w:t>
      </w:r>
      <w:r>
        <w:rPr>
          <w:b/>
          <w:color w:val="0000FF"/>
          <w:sz w:val="24"/>
          <w:szCs w:val="24"/>
          <w:highlight w:val="white"/>
        </w:rPr>
        <w:t>c EVM - Earned Value Management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17"/>
        <w:gridCol w:w="1161"/>
        <w:gridCol w:w="1905"/>
        <w:gridCol w:w="2134"/>
        <w:gridCol w:w="1676"/>
        <w:gridCol w:w="1232"/>
      </w:tblGrid>
      <w:tr w:rsidR="005772AF">
        <w:trPr>
          <w:trHeight w:val="960"/>
        </w:trPr>
        <w:tc>
          <w:tcPr>
            <w:tcW w:w="9023" w:type="dxa"/>
            <w:gridSpan w:val="6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jc w:val="center"/>
              <w:rPr>
                <w:b/>
                <w:color w:val="333333"/>
                <w:sz w:val="21"/>
                <w:szCs w:val="21"/>
                <w:highlight w:val="white"/>
              </w:rPr>
            </w:pPr>
            <w:r>
              <w:rPr>
                <w:b/>
                <w:color w:val="333333"/>
                <w:sz w:val="21"/>
                <w:szCs w:val="21"/>
                <w:highlight w:val="white"/>
              </w:rPr>
              <w:t>PHÂN TÍCH GIÁ TR</w:t>
            </w:r>
            <w:r>
              <w:rPr>
                <w:b/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b/>
                <w:color w:val="333333"/>
                <w:sz w:val="21"/>
                <w:szCs w:val="21"/>
                <w:highlight w:val="white"/>
              </w:rPr>
              <w:t xml:space="preserve"> THU ĐƯ</w:t>
            </w:r>
            <w:r>
              <w:rPr>
                <w:b/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b/>
                <w:color w:val="333333"/>
                <w:sz w:val="21"/>
                <w:szCs w:val="21"/>
                <w:highlight w:val="white"/>
              </w:rPr>
              <w:t>C</w:t>
            </w:r>
          </w:p>
        </w:tc>
      </w:tr>
      <w:tr w:rsidR="005772AF">
        <w:trPr>
          <w:trHeight w:val="1500"/>
        </w:trPr>
        <w:tc>
          <w:tcPr>
            <w:tcW w:w="91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Vi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t t</w:t>
            </w:r>
            <w:r>
              <w:rPr>
                <w:color w:val="333333"/>
                <w:sz w:val="21"/>
                <w:szCs w:val="21"/>
                <w:highlight w:val="white"/>
              </w:rPr>
              <w:t>ắ</w:t>
            </w:r>
            <w:r>
              <w:rPr>
                <w:color w:val="333333"/>
                <w:sz w:val="21"/>
                <w:szCs w:val="21"/>
                <w:highlight w:val="white"/>
              </w:rPr>
              <w:t>t</w:t>
            </w:r>
          </w:p>
        </w:tc>
        <w:tc>
          <w:tcPr>
            <w:tcW w:w="1160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Tên</w:t>
            </w:r>
          </w:p>
        </w:tc>
        <w:tc>
          <w:tcPr>
            <w:tcW w:w="1905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Đ</w:t>
            </w:r>
            <w:r>
              <w:rPr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color w:val="333333"/>
                <w:sz w:val="21"/>
                <w:szCs w:val="21"/>
                <w:highlight w:val="white"/>
              </w:rPr>
              <w:t>nh nghĩa</w:t>
            </w:r>
          </w:p>
        </w:tc>
        <w:tc>
          <w:tcPr>
            <w:tcW w:w="2134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Cách s</w:t>
            </w:r>
            <w:r>
              <w:rPr>
                <w:color w:val="333333"/>
                <w:sz w:val="21"/>
                <w:szCs w:val="21"/>
                <w:highlight w:val="white"/>
              </w:rPr>
              <w:t>ử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d</w:t>
            </w:r>
            <w:r>
              <w:rPr>
                <w:color w:val="333333"/>
                <w:sz w:val="21"/>
                <w:szCs w:val="21"/>
                <w:highlight w:val="white"/>
              </w:rPr>
              <w:t>ụ</w:t>
            </w:r>
            <w:r>
              <w:rPr>
                <w:color w:val="333333"/>
                <w:sz w:val="21"/>
                <w:szCs w:val="21"/>
                <w:highlight w:val="white"/>
              </w:rPr>
              <w:t>ng</w:t>
            </w:r>
          </w:p>
        </w:tc>
        <w:tc>
          <w:tcPr>
            <w:tcW w:w="167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Công th</w:t>
            </w:r>
            <w:r>
              <w:rPr>
                <w:color w:val="333333"/>
                <w:sz w:val="21"/>
                <w:szCs w:val="21"/>
                <w:highlight w:val="white"/>
              </w:rPr>
              <w:t>ứ</w:t>
            </w:r>
            <w:r>
              <w:rPr>
                <w:color w:val="333333"/>
                <w:sz w:val="21"/>
                <w:szCs w:val="21"/>
                <w:highlight w:val="white"/>
              </w:rPr>
              <w:t>c</w:t>
            </w:r>
          </w:p>
        </w:tc>
        <w:tc>
          <w:tcPr>
            <w:tcW w:w="1232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Gi</w:t>
            </w:r>
            <w:r>
              <w:rPr>
                <w:color w:val="333333"/>
                <w:sz w:val="21"/>
                <w:szCs w:val="21"/>
                <w:highlight w:val="white"/>
              </w:rPr>
              <w:t>ả</w:t>
            </w:r>
            <w:r>
              <w:rPr>
                <w:color w:val="333333"/>
                <w:sz w:val="21"/>
                <w:szCs w:val="21"/>
                <w:highlight w:val="white"/>
              </w:rPr>
              <w:t>i thích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t qu</w:t>
            </w:r>
            <w:r>
              <w:rPr>
                <w:color w:val="333333"/>
                <w:sz w:val="21"/>
                <w:szCs w:val="21"/>
                <w:highlight w:val="white"/>
              </w:rPr>
              <w:t>ả</w:t>
            </w:r>
          </w:p>
        </w:tc>
      </w:tr>
      <w:tr w:rsidR="005772AF">
        <w:trPr>
          <w:trHeight w:val="2580"/>
        </w:trPr>
        <w:tc>
          <w:tcPr>
            <w:tcW w:w="91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PV</w:t>
            </w:r>
          </w:p>
        </w:tc>
        <w:tc>
          <w:tcPr>
            <w:tcW w:w="1160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Giá tr</w:t>
            </w:r>
            <w:r>
              <w:rPr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</w:t>
            </w:r>
          </w:p>
        </w:tc>
        <w:tc>
          <w:tcPr>
            <w:tcW w:w="1905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Ngân sách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 c</w:t>
            </w:r>
            <w:r>
              <w:rPr>
                <w:color w:val="333333"/>
                <w:sz w:val="21"/>
                <w:szCs w:val="21"/>
                <w:highlight w:val="white"/>
              </w:rPr>
              <w:t>ấ</w:t>
            </w:r>
            <w:r>
              <w:rPr>
                <w:color w:val="333333"/>
                <w:sz w:val="21"/>
                <w:szCs w:val="21"/>
                <w:highlight w:val="white"/>
              </w:rPr>
              <w:t>p cho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theo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</w:t>
            </w:r>
          </w:p>
        </w:tc>
        <w:tc>
          <w:tcPr>
            <w:tcW w:w="2134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Giá tr</w:t>
            </w:r>
            <w:r>
              <w:rPr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c</w:t>
            </w:r>
            <w:r>
              <w:rPr>
                <w:color w:val="333333"/>
                <w:sz w:val="21"/>
                <w:szCs w:val="21"/>
                <w:highlight w:val="white"/>
              </w:rPr>
              <w:t>ủ</w:t>
            </w:r>
            <w:r>
              <w:rPr>
                <w:color w:val="333333"/>
                <w:sz w:val="21"/>
                <w:szCs w:val="21"/>
                <w:highlight w:val="white"/>
              </w:rPr>
              <w:t>a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 hoàn thành t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i m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  <w:r>
              <w:rPr>
                <w:color w:val="333333"/>
                <w:sz w:val="21"/>
                <w:szCs w:val="21"/>
                <w:highlight w:val="white"/>
              </w:rPr>
              <w:t>t th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i đi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>m, thư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ng là ngày d</w:t>
            </w:r>
            <w:r>
              <w:rPr>
                <w:color w:val="333333"/>
                <w:sz w:val="21"/>
                <w:szCs w:val="21"/>
                <w:highlight w:val="white"/>
              </w:rPr>
              <w:t>ữ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li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u, ho</w:t>
            </w:r>
            <w:r>
              <w:rPr>
                <w:color w:val="333333"/>
                <w:sz w:val="21"/>
                <w:szCs w:val="21"/>
                <w:highlight w:val="white"/>
              </w:rPr>
              <w:t>ặ</w:t>
            </w:r>
            <w:r>
              <w:rPr>
                <w:color w:val="333333"/>
                <w:sz w:val="21"/>
                <w:szCs w:val="21"/>
                <w:highlight w:val="white"/>
              </w:rPr>
              <w:t>c hoàn thành d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án.</w:t>
            </w:r>
          </w:p>
        </w:tc>
        <w:tc>
          <w:tcPr>
            <w:tcW w:w="167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 </w:t>
            </w:r>
          </w:p>
        </w:tc>
        <w:tc>
          <w:tcPr>
            <w:tcW w:w="1232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 </w:t>
            </w:r>
          </w:p>
        </w:tc>
      </w:tr>
      <w:tr w:rsidR="005772AF">
        <w:trPr>
          <w:trHeight w:val="3120"/>
        </w:trPr>
        <w:tc>
          <w:tcPr>
            <w:tcW w:w="91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lastRenderedPageBreak/>
              <w:t>EV</w:t>
            </w:r>
          </w:p>
        </w:tc>
        <w:tc>
          <w:tcPr>
            <w:tcW w:w="1160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Giá tr</w:t>
            </w:r>
            <w:r>
              <w:rPr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thu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</w:t>
            </w:r>
          </w:p>
        </w:tc>
        <w:tc>
          <w:tcPr>
            <w:tcW w:w="1905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Ph</w:t>
            </w:r>
            <w:r>
              <w:rPr>
                <w:color w:val="333333"/>
                <w:sz w:val="21"/>
                <w:szCs w:val="21"/>
                <w:highlight w:val="white"/>
              </w:rPr>
              <w:t>ầ</w:t>
            </w:r>
            <w:r>
              <w:rPr>
                <w:color w:val="333333"/>
                <w:sz w:val="21"/>
                <w:szCs w:val="21"/>
                <w:highlight w:val="white"/>
              </w:rPr>
              <w:t>n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th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>c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n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 đo lư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ng b</w:t>
            </w:r>
            <w:r>
              <w:rPr>
                <w:color w:val="333333"/>
                <w:sz w:val="21"/>
                <w:szCs w:val="21"/>
                <w:highlight w:val="white"/>
              </w:rPr>
              <w:t>ằ</w:t>
            </w:r>
            <w:r>
              <w:rPr>
                <w:color w:val="333333"/>
                <w:sz w:val="21"/>
                <w:szCs w:val="21"/>
                <w:highlight w:val="white"/>
              </w:rPr>
              <w:t>ng ngân sách đã b</w:t>
            </w:r>
            <w:r>
              <w:rPr>
                <w:color w:val="333333"/>
                <w:sz w:val="21"/>
                <w:szCs w:val="21"/>
                <w:highlight w:val="white"/>
              </w:rPr>
              <w:t>ỏ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ra cho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đó.</w:t>
            </w:r>
          </w:p>
        </w:tc>
        <w:tc>
          <w:tcPr>
            <w:tcW w:w="2134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Giá tr</w:t>
            </w:r>
            <w:r>
              <w:rPr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ặ</w:t>
            </w:r>
            <w:r>
              <w:rPr>
                <w:color w:val="333333"/>
                <w:sz w:val="21"/>
                <w:szCs w:val="21"/>
                <w:highlight w:val="white"/>
              </w:rPr>
              <w:t>c c</w:t>
            </w:r>
            <w:r>
              <w:rPr>
                <w:color w:val="333333"/>
                <w:sz w:val="21"/>
                <w:szCs w:val="21"/>
                <w:highlight w:val="white"/>
              </w:rPr>
              <w:t>ủ</w:t>
            </w:r>
            <w:r>
              <w:rPr>
                <w:color w:val="333333"/>
                <w:sz w:val="21"/>
                <w:szCs w:val="21"/>
                <w:highlight w:val="white"/>
              </w:rPr>
              <w:t>a t</w:t>
            </w:r>
            <w:r>
              <w:rPr>
                <w:color w:val="333333"/>
                <w:sz w:val="21"/>
                <w:szCs w:val="21"/>
                <w:highlight w:val="white"/>
              </w:rPr>
              <w:t>ấ</w:t>
            </w:r>
            <w:r>
              <w:rPr>
                <w:color w:val="333333"/>
                <w:sz w:val="21"/>
                <w:szCs w:val="21"/>
                <w:highlight w:val="white"/>
              </w:rPr>
              <w:t>t c</w:t>
            </w:r>
            <w:r>
              <w:rPr>
                <w:color w:val="333333"/>
                <w:sz w:val="21"/>
                <w:szCs w:val="21"/>
                <w:highlight w:val="white"/>
              </w:rPr>
              <w:t>ả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 hoàn thành (thu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c) t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i m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  <w:r>
              <w:rPr>
                <w:color w:val="333333"/>
                <w:sz w:val="21"/>
                <w:szCs w:val="21"/>
                <w:highlight w:val="white"/>
              </w:rPr>
              <w:t>t th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i đi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>m, thư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ng là ngày d</w:t>
            </w:r>
            <w:r>
              <w:rPr>
                <w:color w:val="333333"/>
                <w:sz w:val="21"/>
                <w:szCs w:val="21"/>
                <w:highlight w:val="white"/>
              </w:rPr>
              <w:t>ữ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li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u, không nh</w:t>
            </w:r>
            <w:r>
              <w:rPr>
                <w:color w:val="333333"/>
                <w:sz w:val="21"/>
                <w:szCs w:val="21"/>
                <w:highlight w:val="white"/>
              </w:rPr>
              <w:t>ắ</w:t>
            </w:r>
            <w:r>
              <w:rPr>
                <w:color w:val="333333"/>
                <w:sz w:val="21"/>
                <w:szCs w:val="21"/>
                <w:highlight w:val="white"/>
              </w:rPr>
              <w:t>c đ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n chi phí th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>c t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</w:p>
        </w:tc>
        <w:tc>
          <w:tcPr>
            <w:tcW w:w="167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EV = t</w:t>
            </w:r>
            <w:r>
              <w:rPr>
                <w:color w:val="333333"/>
                <w:sz w:val="21"/>
                <w:szCs w:val="21"/>
                <w:highlight w:val="white"/>
              </w:rPr>
              <w:t>ổ</w:t>
            </w:r>
            <w:r>
              <w:rPr>
                <w:color w:val="333333"/>
                <w:sz w:val="21"/>
                <w:szCs w:val="21"/>
                <w:highlight w:val="white"/>
              </w:rPr>
              <w:t>ng giá tr</w:t>
            </w:r>
            <w:r>
              <w:rPr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 c</w:t>
            </w:r>
            <w:r>
              <w:rPr>
                <w:color w:val="333333"/>
                <w:sz w:val="21"/>
                <w:szCs w:val="21"/>
                <w:highlight w:val="white"/>
              </w:rPr>
              <w:t>ủ</w:t>
            </w:r>
            <w:r>
              <w:rPr>
                <w:color w:val="333333"/>
                <w:sz w:val="21"/>
                <w:szCs w:val="21"/>
                <w:highlight w:val="white"/>
              </w:rPr>
              <w:t>a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đã hoàn thành</w:t>
            </w:r>
          </w:p>
        </w:tc>
        <w:tc>
          <w:tcPr>
            <w:tcW w:w="1232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 </w:t>
            </w:r>
          </w:p>
        </w:tc>
      </w:tr>
      <w:tr w:rsidR="005772AF">
        <w:trPr>
          <w:trHeight w:val="2580"/>
        </w:trPr>
        <w:tc>
          <w:tcPr>
            <w:tcW w:w="91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AC</w:t>
            </w:r>
          </w:p>
        </w:tc>
        <w:tc>
          <w:tcPr>
            <w:tcW w:w="1160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Chi phí th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>c t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</w:p>
        </w:tc>
        <w:tc>
          <w:tcPr>
            <w:tcW w:w="1905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Chi phí phát sinh khi th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>c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n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c</w:t>
            </w:r>
            <w:r>
              <w:rPr>
                <w:color w:val="333333"/>
                <w:sz w:val="21"/>
                <w:szCs w:val="21"/>
                <w:highlight w:val="white"/>
              </w:rPr>
              <w:t>ủ</w:t>
            </w:r>
            <w:r>
              <w:rPr>
                <w:color w:val="333333"/>
                <w:sz w:val="21"/>
                <w:szCs w:val="21"/>
                <w:highlight w:val="white"/>
              </w:rPr>
              <w:t>a m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  <w:r>
              <w:rPr>
                <w:color w:val="333333"/>
                <w:sz w:val="21"/>
                <w:szCs w:val="21"/>
                <w:highlight w:val="white"/>
              </w:rPr>
              <w:t>t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t đ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  <w:r>
              <w:rPr>
                <w:color w:val="333333"/>
                <w:sz w:val="21"/>
                <w:szCs w:val="21"/>
                <w:highlight w:val="white"/>
              </w:rPr>
              <w:t>ng trong m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  <w:r>
              <w:rPr>
                <w:color w:val="333333"/>
                <w:sz w:val="21"/>
                <w:szCs w:val="21"/>
                <w:highlight w:val="white"/>
              </w:rPr>
              <w:t>t kho</w:t>
            </w:r>
            <w:r>
              <w:rPr>
                <w:color w:val="333333"/>
                <w:sz w:val="21"/>
                <w:szCs w:val="21"/>
                <w:highlight w:val="white"/>
              </w:rPr>
              <w:t>ả</w:t>
            </w:r>
            <w:r>
              <w:rPr>
                <w:color w:val="333333"/>
                <w:sz w:val="21"/>
                <w:szCs w:val="21"/>
                <w:highlight w:val="white"/>
              </w:rPr>
              <w:t>ng th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i gian c</w:t>
            </w:r>
            <w:r>
              <w:rPr>
                <w:color w:val="333333"/>
                <w:sz w:val="21"/>
                <w:szCs w:val="21"/>
                <w:highlight w:val="white"/>
              </w:rPr>
              <w:t>ụ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th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>.</w:t>
            </w:r>
          </w:p>
        </w:tc>
        <w:tc>
          <w:tcPr>
            <w:tcW w:w="2134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Chi phí th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>c t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c</w:t>
            </w:r>
            <w:r>
              <w:rPr>
                <w:color w:val="333333"/>
                <w:sz w:val="21"/>
                <w:szCs w:val="21"/>
                <w:highlight w:val="white"/>
              </w:rPr>
              <w:t>ủ</w:t>
            </w:r>
            <w:r>
              <w:rPr>
                <w:color w:val="333333"/>
                <w:sz w:val="21"/>
                <w:szCs w:val="21"/>
                <w:highlight w:val="white"/>
              </w:rPr>
              <w:t>a t</w:t>
            </w:r>
            <w:r>
              <w:rPr>
                <w:color w:val="333333"/>
                <w:sz w:val="21"/>
                <w:szCs w:val="21"/>
                <w:highlight w:val="white"/>
              </w:rPr>
              <w:t>ấ</w:t>
            </w:r>
            <w:r>
              <w:rPr>
                <w:color w:val="333333"/>
                <w:sz w:val="21"/>
                <w:szCs w:val="21"/>
                <w:highlight w:val="white"/>
              </w:rPr>
              <w:t>t c</w:t>
            </w:r>
            <w:r>
              <w:rPr>
                <w:color w:val="333333"/>
                <w:sz w:val="21"/>
                <w:szCs w:val="21"/>
                <w:highlight w:val="white"/>
              </w:rPr>
              <w:t>ả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 hoàn thành t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i m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  <w:r>
              <w:rPr>
                <w:color w:val="333333"/>
                <w:sz w:val="21"/>
                <w:szCs w:val="21"/>
                <w:highlight w:val="white"/>
              </w:rPr>
              <w:t>t th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i đi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>m, thư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ng là ngày d</w:t>
            </w:r>
            <w:r>
              <w:rPr>
                <w:color w:val="333333"/>
                <w:sz w:val="21"/>
                <w:szCs w:val="21"/>
                <w:highlight w:val="white"/>
              </w:rPr>
              <w:t>ữ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li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u</w:t>
            </w:r>
          </w:p>
        </w:tc>
        <w:tc>
          <w:tcPr>
            <w:tcW w:w="167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 </w:t>
            </w:r>
          </w:p>
        </w:tc>
        <w:tc>
          <w:tcPr>
            <w:tcW w:w="1232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 </w:t>
            </w:r>
          </w:p>
        </w:tc>
      </w:tr>
      <w:tr w:rsidR="005772AF">
        <w:trPr>
          <w:trHeight w:val="2040"/>
        </w:trPr>
        <w:tc>
          <w:tcPr>
            <w:tcW w:w="91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BAC</w:t>
            </w:r>
          </w:p>
        </w:tc>
        <w:tc>
          <w:tcPr>
            <w:tcW w:w="1160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Ngân sách khi hoàn thành</w:t>
            </w:r>
          </w:p>
        </w:tc>
        <w:tc>
          <w:tcPr>
            <w:tcW w:w="1905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T</w:t>
            </w:r>
            <w:r>
              <w:rPr>
                <w:color w:val="333333"/>
                <w:sz w:val="21"/>
                <w:szCs w:val="21"/>
                <w:highlight w:val="white"/>
              </w:rPr>
              <w:t>ổ</w:t>
            </w:r>
            <w:r>
              <w:rPr>
                <w:color w:val="333333"/>
                <w:sz w:val="21"/>
                <w:szCs w:val="21"/>
                <w:highlight w:val="white"/>
              </w:rPr>
              <w:t>ng c</w:t>
            </w:r>
            <w:r>
              <w:rPr>
                <w:color w:val="333333"/>
                <w:sz w:val="21"/>
                <w:szCs w:val="21"/>
                <w:highlight w:val="white"/>
              </w:rPr>
              <w:t>ủ</w:t>
            </w:r>
            <w:r>
              <w:rPr>
                <w:color w:val="333333"/>
                <w:sz w:val="21"/>
                <w:szCs w:val="21"/>
                <w:highlight w:val="white"/>
              </w:rPr>
              <w:t>a t</w:t>
            </w:r>
            <w:r>
              <w:rPr>
                <w:color w:val="333333"/>
                <w:sz w:val="21"/>
                <w:szCs w:val="21"/>
                <w:highlight w:val="white"/>
              </w:rPr>
              <w:t>ấ</w:t>
            </w:r>
            <w:r>
              <w:rPr>
                <w:color w:val="333333"/>
                <w:sz w:val="21"/>
                <w:szCs w:val="21"/>
                <w:highlight w:val="white"/>
              </w:rPr>
              <w:t>t c</w:t>
            </w:r>
            <w:r>
              <w:rPr>
                <w:color w:val="333333"/>
                <w:sz w:val="21"/>
                <w:szCs w:val="21"/>
                <w:highlight w:val="white"/>
              </w:rPr>
              <w:t>ả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ngân sách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 thi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t l</w:t>
            </w:r>
            <w:r>
              <w:rPr>
                <w:color w:val="333333"/>
                <w:sz w:val="21"/>
                <w:szCs w:val="21"/>
                <w:highlight w:val="white"/>
              </w:rPr>
              <w:t>ậ</w:t>
            </w:r>
            <w:r>
              <w:rPr>
                <w:color w:val="333333"/>
                <w:sz w:val="21"/>
                <w:szCs w:val="21"/>
                <w:highlight w:val="white"/>
              </w:rPr>
              <w:t>p đ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th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>c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n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c.</w:t>
            </w:r>
          </w:p>
        </w:tc>
        <w:tc>
          <w:tcPr>
            <w:tcW w:w="2134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Giá tr</w:t>
            </w:r>
            <w:r>
              <w:rPr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c</w:t>
            </w:r>
            <w:r>
              <w:rPr>
                <w:color w:val="333333"/>
                <w:sz w:val="21"/>
                <w:szCs w:val="21"/>
                <w:highlight w:val="white"/>
              </w:rPr>
              <w:t>ủ</w:t>
            </w:r>
            <w:r>
              <w:rPr>
                <w:color w:val="333333"/>
                <w:sz w:val="21"/>
                <w:szCs w:val="21"/>
                <w:highlight w:val="white"/>
              </w:rPr>
              <w:t>a t</w:t>
            </w:r>
            <w:r>
              <w:rPr>
                <w:color w:val="333333"/>
                <w:sz w:val="21"/>
                <w:szCs w:val="21"/>
                <w:highlight w:val="white"/>
              </w:rPr>
              <w:t>ổ</w:t>
            </w:r>
            <w:r>
              <w:rPr>
                <w:color w:val="333333"/>
                <w:sz w:val="21"/>
                <w:szCs w:val="21"/>
                <w:highlight w:val="white"/>
              </w:rPr>
              <w:t>ng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ch, chi phí cơ s</w:t>
            </w:r>
            <w:r>
              <w:rPr>
                <w:color w:val="333333"/>
                <w:sz w:val="21"/>
                <w:szCs w:val="21"/>
                <w:highlight w:val="white"/>
              </w:rPr>
              <w:t>ở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d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án</w:t>
            </w:r>
          </w:p>
        </w:tc>
        <w:tc>
          <w:tcPr>
            <w:tcW w:w="167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 </w:t>
            </w:r>
          </w:p>
        </w:tc>
        <w:tc>
          <w:tcPr>
            <w:tcW w:w="1232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 </w:t>
            </w:r>
          </w:p>
        </w:tc>
      </w:tr>
      <w:tr w:rsidR="005772AF">
        <w:trPr>
          <w:trHeight w:val="4920"/>
        </w:trPr>
        <w:tc>
          <w:tcPr>
            <w:tcW w:w="91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lastRenderedPageBreak/>
              <w:t>CV</w:t>
            </w:r>
          </w:p>
        </w:tc>
        <w:tc>
          <w:tcPr>
            <w:tcW w:w="1160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Chênh l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ch chi phí</w:t>
            </w:r>
          </w:p>
        </w:tc>
        <w:tc>
          <w:tcPr>
            <w:tcW w:w="1905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S</w:t>
            </w:r>
            <w:r>
              <w:rPr>
                <w:color w:val="333333"/>
                <w:sz w:val="21"/>
                <w:szCs w:val="21"/>
                <w:highlight w:val="white"/>
              </w:rPr>
              <w:t>ố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ti</w:t>
            </w:r>
            <w:r>
              <w:rPr>
                <w:color w:val="333333"/>
                <w:sz w:val="21"/>
                <w:szCs w:val="21"/>
                <w:highlight w:val="white"/>
              </w:rPr>
              <w:t>ề</w:t>
            </w:r>
            <w:r>
              <w:rPr>
                <w:color w:val="333333"/>
                <w:sz w:val="21"/>
                <w:szCs w:val="21"/>
                <w:highlight w:val="white"/>
              </w:rPr>
              <w:t>n ngân sách thâm h</w:t>
            </w:r>
            <w:r>
              <w:rPr>
                <w:color w:val="333333"/>
                <w:sz w:val="21"/>
                <w:szCs w:val="21"/>
                <w:highlight w:val="white"/>
              </w:rPr>
              <w:t>ụ</w:t>
            </w:r>
            <w:r>
              <w:rPr>
                <w:color w:val="333333"/>
                <w:sz w:val="21"/>
                <w:szCs w:val="21"/>
                <w:highlight w:val="white"/>
              </w:rPr>
              <w:t>t ho</w:t>
            </w:r>
            <w:r>
              <w:rPr>
                <w:color w:val="333333"/>
                <w:sz w:val="21"/>
                <w:szCs w:val="21"/>
                <w:highlight w:val="white"/>
              </w:rPr>
              <w:t>ặ</w:t>
            </w:r>
            <w:r>
              <w:rPr>
                <w:color w:val="333333"/>
                <w:sz w:val="21"/>
                <w:szCs w:val="21"/>
                <w:highlight w:val="white"/>
              </w:rPr>
              <w:t>c th</w:t>
            </w:r>
            <w:r>
              <w:rPr>
                <w:color w:val="333333"/>
                <w:sz w:val="21"/>
                <w:szCs w:val="21"/>
                <w:highlight w:val="white"/>
              </w:rPr>
              <w:t>ặ</w:t>
            </w:r>
            <w:r>
              <w:rPr>
                <w:color w:val="333333"/>
                <w:sz w:val="21"/>
                <w:szCs w:val="21"/>
                <w:highlight w:val="white"/>
              </w:rPr>
              <w:t>ng dư t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i m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  <w:r>
              <w:rPr>
                <w:color w:val="333333"/>
                <w:sz w:val="21"/>
                <w:szCs w:val="21"/>
                <w:highlight w:val="white"/>
              </w:rPr>
              <w:t>t th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i đi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>m nh</w:t>
            </w:r>
            <w:r>
              <w:rPr>
                <w:color w:val="333333"/>
                <w:sz w:val="21"/>
                <w:szCs w:val="21"/>
                <w:highlight w:val="white"/>
              </w:rPr>
              <w:t>ấ</w:t>
            </w:r>
            <w:r>
              <w:rPr>
                <w:color w:val="333333"/>
                <w:sz w:val="21"/>
                <w:szCs w:val="21"/>
                <w:highlight w:val="white"/>
              </w:rPr>
              <w:t>t đ</w:t>
            </w:r>
            <w:r>
              <w:rPr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color w:val="333333"/>
                <w:sz w:val="21"/>
                <w:szCs w:val="21"/>
                <w:highlight w:val="white"/>
              </w:rPr>
              <w:t>nh, th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n b</w:t>
            </w:r>
            <w:r>
              <w:rPr>
                <w:color w:val="333333"/>
                <w:sz w:val="21"/>
                <w:szCs w:val="21"/>
                <w:highlight w:val="white"/>
              </w:rPr>
              <w:t>ằ</w:t>
            </w:r>
            <w:r>
              <w:rPr>
                <w:color w:val="333333"/>
                <w:sz w:val="21"/>
                <w:szCs w:val="21"/>
                <w:highlight w:val="white"/>
              </w:rPr>
              <w:t>ng chênh l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ch gi</w:t>
            </w:r>
            <w:r>
              <w:rPr>
                <w:color w:val="333333"/>
                <w:sz w:val="21"/>
                <w:szCs w:val="21"/>
                <w:highlight w:val="white"/>
              </w:rPr>
              <w:t>ữ</w:t>
            </w:r>
            <w:r>
              <w:rPr>
                <w:color w:val="333333"/>
                <w:sz w:val="21"/>
                <w:szCs w:val="21"/>
                <w:highlight w:val="white"/>
              </w:rPr>
              <w:t>a giá tr</w:t>
            </w:r>
            <w:r>
              <w:rPr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thu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 và chi phí th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>c t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.</w:t>
            </w:r>
          </w:p>
        </w:tc>
        <w:tc>
          <w:tcPr>
            <w:tcW w:w="2134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Chênh l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ch gi</w:t>
            </w:r>
            <w:r>
              <w:rPr>
                <w:color w:val="333333"/>
                <w:sz w:val="21"/>
                <w:szCs w:val="21"/>
                <w:highlight w:val="white"/>
              </w:rPr>
              <w:t>ữ</w:t>
            </w:r>
            <w:r>
              <w:rPr>
                <w:color w:val="333333"/>
                <w:sz w:val="21"/>
                <w:szCs w:val="21"/>
                <w:highlight w:val="white"/>
              </w:rPr>
              <w:t>a giá tr</w:t>
            </w:r>
            <w:r>
              <w:rPr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hoàn thành t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i m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  <w:r>
              <w:rPr>
                <w:color w:val="333333"/>
                <w:sz w:val="21"/>
                <w:szCs w:val="21"/>
                <w:highlight w:val="white"/>
              </w:rPr>
              <w:t>t th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i đi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>m, thư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ng là ngày d</w:t>
            </w:r>
            <w:r>
              <w:rPr>
                <w:color w:val="333333"/>
                <w:sz w:val="21"/>
                <w:szCs w:val="21"/>
                <w:highlight w:val="white"/>
              </w:rPr>
              <w:t>ữ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li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u, và chi phí th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>c t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t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i th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i đi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>m đó.</w:t>
            </w:r>
          </w:p>
        </w:tc>
        <w:tc>
          <w:tcPr>
            <w:tcW w:w="167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CV = EV - AC</w:t>
            </w:r>
          </w:p>
        </w:tc>
        <w:tc>
          <w:tcPr>
            <w:tcW w:w="1232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Dương = Dư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i chi phí</w:t>
            </w:r>
          </w:p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Trung bình = Đúng chi phí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</w:t>
            </w:r>
          </w:p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Âm = Vư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t chi phí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</w:t>
            </w:r>
          </w:p>
        </w:tc>
      </w:tr>
      <w:tr w:rsidR="005772AF">
        <w:trPr>
          <w:trHeight w:val="3840"/>
        </w:trPr>
        <w:tc>
          <w:tcPr>
            <w:tcW w:w="91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SV</w:t>
            </w:r>
          </w:p>
        </w:tc>
        <w:tc>
          <w:tcPr>
            <w:tcW w:w="1160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Chênh l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ch ti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n đ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</w:p>
        </w:tc>
        <w:tc>
          <w:tcPr>
            <w:tcW w:w="1905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Th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i gian mà d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án s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m ho</w:t>
            </w:r>
            <w:r>
              <w:rPr>
                <w:color w:val="333333"/>
                <w:sz w:val="21"/>
                <w:szCs w:val="21"/>
                <w:highlight w:val="white"/>
              </w:rPr>
              <w:t>ặ</w:t>
            </w:r>
            <w:r>
              <w:rPr>
                <w:color w:val="333333"/>
                <w:sz w:val="21"/>
                <w:szCs w:val="21"/>
                <w:highlight w:val="white"/>
              </w:rPr>
              <w:t>c tr</w:t>
            </w:r>
            <w:r>
              <w:rPr>
                <w:color w:val="333333"/>
                <w:sz w:val="21"/>
                <w:szCs w:val="21"/>
                <w:highlight w:val="white"/>
              </w:rPr>
              <w:t>ễ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hơn ngày chuy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>n giao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ch, t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i m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  <w:r>
              <w:rPr>
                <w:color w:val="333333"/>
                <w:sz w:val="21"/>
                <w:szCs w:val="21"/>
                <w:highlight w:val="white"/>
              </w:rPr>
              <w:t>t đi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>m th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i gian, bi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>u di</w:t>
            </w:r>
            <w:r>
              <w:rPr>
                <w:color w:val="333333"/>
                <w:sz w:val="21"/>
                <w:szCs w:val="21"/>
                <w:highlight w:val="white"/>
              </w:rPr>
              <w:t>ễ</w:t>
            </w:r>
            <w:r>
              <w:rPr>
                <w:color w:val="333333"/>
                <w:sz w:val="21"/>
                <w:szCs w:val="21"/>
                <w:highlight w:val="white"/>
              </w:rPr>
              <w:t>n b</w:t>
            </w:r>
            <w:r>
              <w:rPr>
                <w:color w:val="333333"/>
                <w:sz w:val="21"/>
                <w:szCs w:val="21"/>
                <w:highlight w:val="white"/>
              </w:rPr>
              <w:t>ằ</w:t>
            </w:r>
            <w:r>
              <w:rPr>
                <w:color w:val="333333"/>
                <w:sz w:val="21"/>
                <w:szCs w:val="21"/>
                <w:highlight w:val="white"/>
              </w:rPr>
              <w:t>ng chênh l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ch gi</w:t>
            </w:r>
            <w:r>
              <w:rPr>
                <w:color w:val="333333"/>
                <w:sz w:val="21"/>
                <w:szCs w:val="21"/>
                <w:highlight w:val="white"/>
              </w:rPr>
              <w:t>ữ</w:t>
            </w:r>
            <w:r>
              <w:rPr>
                <w:color w:val="333333"/>
                <w:sz w:val="21"/>
                <w:szCs w:val="21"/>
                <w:highlight w:val="white"/>
              </w:rPr>
              <w:t>a giá tr</w:t>
            </w:r>
            <w:r>
              <w:rPr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thu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 và giá tr</w:t>
            </w:r>
            <w:r>
              <w:rPr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d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ki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n.</w:t>
            </w:r>
          </w:p>
        </w:tc>
        <w:tc>
          <w:tcPr>
            <w:tcW w:w="2134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Chênh l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ch gi</w:t>
            </w:r>
            <w:r>
              <w:rPr>
                <w:color w:val="333333"/>
                <w:sz w:val="21"/>
                <w:szCs w:val="21"/>
                <w:highlight w:val="white"/>
              </w:rPr>
              <w:t>ữ</w:t>
            </w:r>
            <w:r>
              <w:rPr>
                <w:color w:val="333333"/>
                <w:sz w:val="21"/>
                <w:szCs w:val="21"/>
                <w:highlight w:val="white"/>
              </w:rPr>
              <w:t>a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hoàn thành t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i m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  <w:r>
              <w:rPr>
                <w:color w:val="333333"/>
                <w:sz w:val="21"/>
                <w:szCs w:val="21"/>
                <w:highlight w:val="white"/>
              </w:rPr>
              <w:t>t th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i đi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>m, thư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ng là ngày d</w:t>
            </w:r>
            <w:r>
              <w:rPr>
                <w:color w:val="333333"/>
                <w:sz w:val="21"/>
                <w:szCs w:val="21"/>
                <w:highlight w:val="white"/>
              </w:rPr>
              <w:t>ữ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li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u, và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c</w:t>
            </w:r>
            <w:r>
              <w:rPr>
                <w:color w:val="333333"/>
                <w:sz w:val="21"/>
                <w:szCs w:val="21"/>
                <w:highlight w:val="white"/>
              </w:rPr>
              <w:t>ầ</w:t>
            </w:r>
            <w:r>
              <w:rPr>
                <w:color w:val="333333"/>
                <w:sz w:val="21"/>
                <w:szCs w:val="21"/>
                <w:highlight w:val="white"/>
              </w:rPr>
              <w:t>n hoàn thành t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i th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i đi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>m đó.</w:t>
            </w:r>
          </w:p>
        </w:tc>
        <w:tc>
          <w:tcPr>
            <w:tcW w:w="167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SV = EV - PV</w:t>
            </w:r>
          </w:p>
        </w:tc>
        <w:tc>
          <w:tcPr>
            <w:tcW w:w="1232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Dương = S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m ti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n đ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</w:p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Trung bình = Đúng ti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n đ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</w:p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Âm = Tr</w:t>
            </w:r>
            <w:r>
              <w:rPr>
                <w:color w:val="333333"/>
                <w:sz w:val="21"/>
                <w:szCs w:val="21"/>
                <w:highlight w:val="white"/>
              </w:rPr>
              <w:t>ễ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ti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n đ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</w:p>
        </w:tc>
      </w:tr>
      <w:tr w:rsidR="005772AF">
        <w:trPr>
          <w:trHeight w:val="4920"/>
        </w:trPr>
        <w:tc>
          <w:tcPr>
            <w:tcW w:w="91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lastRenderedPageBreak/>
              <w:t>VAC</w:t>
            </w:r>
          </w:p>
        </w:tc>
        <w:tc>
          <w:tcPr>
            <w:tcW w:w="1160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Chênh l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ch khi hoàn thành</w:t>
            </w:r>
          </w:p>
        </w:tc>
        <w:tc>
          <w:tcPr>
            <w:tcW w:w="1905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D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báo s</w:t>
            </w:r>
            <w:r>
              <w:rPr>
                <w:color w:val="333333"/>
                <w:sz w:val="21"/>
                <w:szCs w:val="21"/>
                <w:highlight w:val="white"/>
              </w:rPr>
              <w:t>ố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ti</w:t>
            </w:r>
            <w:r>
              <w:rPr>
                <w:color w:val="333333"/>
                <w:sz w:val="21"/>
                <w:szCs w:val="21"/>
                <w:highlight w:val="white"/>
              </w:rPr>
              <w:t>ề</w:t>
            </w:r>
            <w:r>
              <w:rPr>
                <w:color w:val="333333"/>
                <w:sz w:val="21"/>
                <w:szCs w:val="21"/>
                <w:highlight w:val="white"/>
              </w:rPr>
              <w:t>n thâm h</w:t>
            </w:r>
            <w:r>
              <w:rPr>
                <w:color w:val="333333"/>
                <w:sz w:val="21"/>
                <w:szCs w:val="21"/>
                <w:highlight w:val="white"/>
              </w:rPr>
              <w:t>ụ</w:t>
            </w:r>
            <w:r>
              <w:rPr>
                <w:color w:val="333333"/>
                <w:sz w:val="21"/>
                <w:szCs w:val="21"/>
                <w:highlight w:val="white"/>
              </w:rPr>
              <w:t>t ngân sách ho</w:t>
            </w:r>
            <w:r>
              <w:rPr>
                <w:color w:val="333333"/>
                <w:sz w:val="21"/>
                <w:szCs w:val="21"/>
                <w:highlight w:val="white"/>
              </w:rPr>
              <w:t>ặ</w:t>
            </w:r>
            <w:r>
              <w:rPr>
                <w:color w:val="333333"/>
                <w:sz w:val="21"/>
                <w:szCs w:val="21"/>
                <w:highlight w:val="white"/>
              </w:rPr>
              <w:t>c th</w:t>
            </w:r>
            <w:r>
              <w:rPr>
                <w:color w:val="333333"/>
                <w:sz w:val="21"/>
                <w:szCs w:val="21"/>
                <w:highlight w:val="white"/>
              </w:rPr>
              <w:t>ặ</w:t>
            </w:r>
            <w:r>
              <w:rPr>
                <w:color w:val="333333"/>
                <w:sz w:val="21"/>
                <w:szCs w:val="21"/>
                <w:highlight w:val="white"/>
              </w:rPr>
              <w:t>ng dư, th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n như s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khác bi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t gi</w:t>
            </w:r>
            <w:r>
              <w:rPr>
                <w:color w:val="333333"/>
                <w:sz w:val="21"/>
                <w:szCs w:val="21"/>
                <w:highlight w:val="white"/>
              </w:rPr>
              <w:t>ữ</w:t>
            </w:r>
            <w:r>
              <w:rPr>
                <w:color w:val="333333"/>
                <w:sz w:val="21"/>
                <w:szCs w:val="21"/>
                <w:highlight w:val="white"/>
              </w:rPr>
              <w:t>a ngân sách khi hoàn thành và ư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c tính khi hoàn thành.</w:t>
            </w:r>
          </w:p>
        </w:tc>
        <w:tc>
          <w:tcPr>
            <w:tcW w:w="2134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Chi phí chênh l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ch ư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c lư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ng  t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i lúc hoàn thành d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án</w:t>
            </w:r>
          </w:p>
        </w:tc>
        <w:tc>
          <w:tcPr>
            <w:tcW w:w="167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VAC = BAC – EAC</w:t>
            </w:r>
          </w:p>
        </w:tc>
        <w:tc>
          <w:tcPr>
            <w:tcW w:w="1232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Dương = Dư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i chi phí</w:t>
            </w:r>
          </w:p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Trung bình = Đúng chi phí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</w:t>
            </w:r>
          </w:p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Âm = Vư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t chi phí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</w:t>
            </w:r>
          </w:p>
        </w:tc>
      </w:tr>
      <w:tr w:rsidR="005772AF">
        <w:trPr>
          <w:trHeight w:val="5460"/>
        </w:trPr>
        <w:tc>
          <w:tcPr>
            <w:tcW w:w="91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CPI</w:t>
            </w:r>
          </w:p>
        </w:tc>
        <w:tc>
          <w:tcPr>
            <w:tcW w:w="1160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Ch</w:t>
            </w:r>
            <w:r>
              <w:rPr>
                <w:color w:val="333333"/>
                <w:sz w:val="21"/>
                <w:szCs w:val="21"/>
                <w:highlight w:val="white"/>
              </w:rPr>
              <w:t>ỉ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s</w:t>
            </w:r>
            <w:r>
              <w:rPr>
                <w:color w:val="333333"/>
                <w:sz w:val="21"/>
                <w:szCs w:val="21"/>
                <w:highlight w:val="white"/>
              </w:rPr>
              <w:t>ố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u su</w:t>
            </w:r>
            <w:r>
              <w:rPr>
                <w:color w:val="333333"/>
                <w:sz w:val="21"/>
                <w:szCs w:val="21"/>
                <w:highlight w:val="white"/>
              </w:rPr>
              <w:t>ấ</w:t>
            </w:r>
            <w:r>
              <w:rPr>
                <w:color w:val="333333"/>
                <w:sz w:val="21"/>
                <w:szCs w:val="21"/>
                <w:highlight w:val="white"/>
              </w:rPr>
              <w:t>t chi phí</w:t>
            </w:r>
          </w:p>
        </w:tc>
        <w:tc>
          <w:tcPr>
            <w:tcW w:w="1905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M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  <w:r>
              <w:rPr>
                <w:color w:val="333333"/>
                <w:sz w:val="21"/>
                <w:szCs w:val="21"/>
                <w:highlight w:val="white"/>
              </w:rPr>
              <w:t>t thư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c đo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u qu</w:t>
            </w:r>
            <w:r>
              <w:rPr>
                <w:color w:val="333333"/>
                <w:sz w:val="21"/>
                <w:szCs w:val="21"/>
                <w:highlight w:val="white"/>
              </w:rPr>
              <w:t>ả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chi phí c</w:t>
            </w:r>
            <w:r>
              <w:rPr>
                <w:color w:val="333333"/>
                <w:sz w:val="21"/>
                <w:szCs w:val="21"/>
                <w:highlight w:val="white"/>
              </w:rPr>
              <w:t>ủ</w:t>
            </w:r>
            <w:r>
              <w:rPr>
                <w:color w:val="333333"/>
                <w:sz w:val="21"/>
                <w:szCs w:val="21"/>
                <w:highlight w:val="white"/>
              </w:rPr>
              <w:t>a ngu</w:t>
            </w:r>
            <w:r>
              <w:rPr>
                <w:color w:val="333333"/>
                <w:sz w:val="21"/>
                <w:szCs w:val="21"/>
                <w:highlight w:val="white"/>
              </w:rPr>
              <w:t>ồ</w:t>
            </w:r>
            <w:r>
              <w:rPr>
                <w:color w:val="333333"/>
                <w:sz w:val="21"/>
                <w:szCs w:val="21"/>
                <w:highlight w:val="white"/>
              </w:rPr>
              <w:t>n ngân sách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 th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n b</w:t>
            </w:r>
            <w:r>
              <w:rPr>
                <w:color w:val="333333"/>
                <w:sz w:val="21"/>
                <w:szCs w:val="21"/>
                <w:highlight w:val="white"/>
              </w:rPr>
              <w:t>ằ</w:t>
            </w:r>
            <w:r>
              <w:rPr>
                <w:color w:val="333333"/>
                <w:sz w:val="21"/>
                <w:szCs w:val="21"/>
                <w:highlight w:val="white"/>
              </w:rPr>
              <w:t>ng t</w:t>
            </w:r>
            <w:r>
              <w:rPr>
                <w:color w:val="333333"/>
                <w:sz w:val="21"/>
                <w:szCs w:val="21"/>
                <w:highlight w:val="white"/>
              </w:rPr>
              <w:t>ỷ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s</w:t>
            </w:r>
            <w:r>
              <w:rPr>
                <w:color w:val="333333"/>
                <w:sz w:val="21"/>
                <w:szCs w:val="21"/>
                <w:highlight w:val="white"/>
              </w:rPr>
              <w:t>ố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gi</w:t>
            </w:r>
            <w:r>
              <w:rPr>
                <w:color w:val="333333"/>
                <w:sz w:val="21"/>
                <w:szCs w:val="21"/>
                <w:highlight w:val="white"/>
              </w:rPr>
              <w:t>ữ</w:t>
            </w:r>
            <w:r>
              <w:rPr>
                <w:color w:val="333333"/>
                <w:sz w:val="21"/>
                <w:szCs w:val="21"/>
                <w:highlight w:val="white"/>
              </w:rPr>
              <w:t>a giá tr</w:t>
            </w:r>
            <w:r>
              <w:rPr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thu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 v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i chi phí th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>c t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.</w:t>
            </w:r>
          </w:p>
        </w:tc>
        <w:tc>
          <w:tcPr>
            <w:tcW w:w="2134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CPI là 1.0 có nghĩa là d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án đang theo đúng ngân sách,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 th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>c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n cho t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i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n t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i đúng ngân sách. Các giá tr</w:t>
            </w:r>
            <w:r>
              <w:rPr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khác th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n t</w:t>
            </w:r>
            <w:r>
              <w:rPr>
                <w:color w:val="333333"/>
                <w:sz w:val="21"/>
                <w:szCs w:val="21"/>
                <w:highlight w:val="white"/>
              </w:rPr>
              <w:t>ỷ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l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chi phí vư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t quá ho</w:t>
            </w:r>
            <w:r>
              <w:rPr>
                <w:color w:val="333333"/>
                <w:sz w:val="21"/>
                <w:szCs w:val="21"/>
                <w:highlight w:val="white"/>
              </w:rPr>
              <w:t>ặ</w:t>
            </w:r>
            <w:r>
              <w:rPr>
                <w:color w:val="333333"/>
                <w:sz w:val="21"/>
                <w:szCs w:val="21"/>
                <w:highlight w:val="white"/>
              </w:rPr>
              <w:t>c dư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i kho</w:t>
            </w:r>
            <w:r>
              <w:rPr>
                <w:color w:val="333333"/>
                <w:sz w:val="21"/>
                <w:szCs w:val="21"/>
                <w:highlight w:val="white"/>
              </w:rPr>
              <w:t>ả</w:t>
            </w:r>
            <w:r>
              <w:rPr>
                <w:color w:val="333333"/>
                <w:sz w:val="21"/>
                <w:szCs w:val="21"/>
                <w:highlight w:val="white"/>
              </w:rPr>
              <w:t>n ngân sách cho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</w:t>
            </w:r>
          </w:p>
        </w:tc>
        <w:tc>
          <w:tcPr>
            <w:tcW w:w="167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CPI = EV/AC</w:t>
            </w:r>
          </w:p>
        </w:tc>
        <w:tc>
          <w:tcPr>
            <w:tcW w:w="1232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L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n hơn 1.0 = Dư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i chi phí</w:t>
            </w:r>
          </w:p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B</w:t>
            </w:r>
            <w:r>
              <w:rPr>
                <w:color w:val="333333"/>
                <w:sz w:val="21"/>
                <w:szCs w:val="21"/>
                <w:highlight w:val="white"/>
              </w:rPr>
              <w:t>ằ</w:t>
            </w:r>
            <w:r>
              <w:rPr>
                <w:color w:val="333333"/>
                <w:sz w:val="21"/>
                <w:szCs w:val="21"/>
                <w:highlight w:val="white"/>
              </w:rPr>
              <w:t>ng 1</w:t>
            </w:r>
            <w:r>
              <w:rPr>
                <w:color w:val="333333"/>
                <w:sz w:val="21"/>
                <w:szCs w:val="21"/>
                <w:highlight w:val="white"/>
              </w:rPr>
              <w:t>.0 = Đúng chi phí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</w:t>
            </w:r>
          </w:p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Nh</w:t>
            </w:r>
            <w:r>
              <w:rPr>
                <w:color w:val="333333"/>
                <w:sz w:val="21"/>
                <w:szCs w:val="21"/>
                <w:highlight w:val="white"/>
              </w:rPr>
              <w:t>ỏ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hơn 1.0 = Vư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t chi phí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</w:t>
            </w:r>
          </w:p>
        </w:tc>
      </w:tr>
      <w:tr w:rsidR="005772AF">
        <w:trPr>
          <w:trHeight w:val="4650"/>
        </w:trPr>
        <w:tc>
          <w:tcPr>
            <w:tcW w:w="91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lastRenderedPageBreak/>
              <w:t>SPI</w:t>
            </w:r>
          </w:p>
        </w:tc>
        <w:tc>
          <w:tcPr>
            <w:tcW w:w="1160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Ch</w:t>
            </w:r>
            <w:r>
              <w:rPr>
                <w:color w:val="333333"/>
                <w:sz w:val="21"/>
                <w:szCs w:val="21"/>
                <w:highlight w:val="white"/>
              </w:rPr>
              <w:t>ỉ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s</w:t>
            </w:r>
            <w:r>
              <w:rPr>
                <w:color w:val="333333"/>
                <w:sz w:val="21"/>
                <w:szCs w:val="21"/>
                <w:highlight w:val="white"/>
              </w:rPr>
              <w:t>ố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u su</w:t>
            </w:r>
            <w:r>
              <w:rPr>
                <w:color w:val="333333"/>
                <w:sz w:val="21"/>
                <w:szCs w:val="21"/>
                <w:highlight w:val="white"/>
              </w:rPr>
              <w:t>ấ</w:t>
            </w:r>
            <w:r>
              <w:rPr>
                <w:color w:val="333333"/>
                <w:sz w:val="21"/>
                <w:szCs w:val="21"/>
                <w:highlight w:val="white"/>
              </w:rPr>
              <w:t>t ti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n đ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</w:p>
        </w:tc>
        <w:tc>
          <w:tcPr>
            <w:tcW w:w="1905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M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  <w:r>
              <w:rPr>
                <w:color w:val="333333"/>
                <w:sz w:val="21"/>
                <w:szCs w:val="21"/>
                <w:highlight w:val="white"/>
              </w:rPr>
              <w:t>t thư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c đo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u qu</w:t>
            </w:r>
            <w:r>
              <w:rPr>
                <w:color w:val="333333"/>
                <w:sz w:val="21"/>
                <w:szCs w:val="21"/>
                <w:highlight w:val="white"/>
              </w:rPr>
              <w:t>ả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ti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n đ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th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n b</w:t>
            </w:r>
            <w:r>
              <w:rPr>
                <w:color w:val="333333"/>
                <w:sz w:val="21"/>
                <w:szCs w:val="21"/>
                <w:highlight w:val="white"/>
              </w:rPr>
              <w:t>ằ</w:t>
            </w:r>
            <w:r>
              <w:rPr>
                <w:color w:val="333333"/>
                <w:sz w:val="21"/>
                <w:szCs w:val="21"/>
                <w:highlight w:val="white"/>
              </w:rPr>
              <w:t>ng t</w:t>
            </w:r>
            <w:r>
              <w:rPr>
                <w:color w:val="333333"/>
                <w:sz w:val="21"/>
                <w:szCs w:val="21"/>
                <w:highlight w:val="white"/>
              </w:rPr>
              <w:t>ỷ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s</w:t>
            </w:r>
            <w:r>
              <w:rPr>
                <w:color w:val="333333"/>
                <w:sz w:val="21"/>
                <w:szCs w:val="21"/>
                <w:highlight w:val="white"/>
              </w:rPr>
              <w:t>ố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gi</w:t>
            </w:r>
            <w:r>
              <w:rPr>
                <w:color w:val="333333"/>
                <w:sz w:val="21"/>
                <w:szCs w:val="21"/>
                <w:highlight w:val="white"/>
              </w:rPr>
              <w:t>ữ</w:t>
            </w:r>
            <w:r>
              <w:rPr>
                <w:color w:val="333333"/>
                <w:sz w:val="21"/>
                <w:szCs w:val="21"/>
                <w:highlight w:val="white"/>
              </w:rPr>
              <w:t>a giá tr</w:t>
            </w:r>
            <w:r>
              <w:rPr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thu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 và giá tr</w:t>
            </w:r>
            <w:r>
              <w:rPr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ch.</w:t>
            </w:r>
          </w:p>
        </w:tc>
        <w:tc>
          <w:tcPr>
            <w:tcW w:w="2134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SPI là 1.0 có nghĩa là d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án đang theo đúng ti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n đ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  <w:r>
              <w:rPr>
                <w:color w:val="333333"/>
                <w:sz w:val="21"/>
                <w:szCs w:val="21"/>
                <w:highlight w:val="white"/>
              </w:rPr>
              <w:t>,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 th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>c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n cho t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i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n t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i đúng theo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ch. Các giá tr</w:t>
            </w:r>
            <w:r>
              <w:rPr>
                <w:color w:val="333333"/>
                <w:sz w:val="21"/>
                <w:szCs w:val="21"/>
                <w:highlight w:val="white"/>
              </w:rPr>
              <w:t>ị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khác th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n t</w:t>
            </w:r>
            <w:r>
              <w:rPr>
                <w:color w:val="333333"/>
                <w:sz w:val="21"/>
                <w:szCs w:val="21"/>
                <w:highlight w:val="white"/>
              </w:rPr>
              <w:t>ỷ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l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chi phí vư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t quá ho</w:t>
            </w:r>
            <w:r>
              <w:rPr>
                <w:color w:val="333333"/>
                <w:sz w:val="21"/>
                <w:szCs w:val="21"/>
                <w:highlight w:val="white"/>
              </w:rPr>
              <w:t>ặ</w:t>
            </w:r>
            <w:r>
              <w:rPr>
                <w:color w:val="333333"/>
                <w:sz w:val="21"/>
                <w:szCs w:val="21"/>
                <w:highlight w:val="white"/>
              </w:rPr>
              <w:t>c dư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i kho</w:t>
            </w:r>
            <w:r>
              <w:rPr>
                <w:color w:val="333333"/>
                <w:sz w:val="21"/>
                <w:szCs w:val="21"/>
                <w:highlight w:val="white"/>
              </w:rPr>
              <w:t>ả</w:t>
            </w:r>
            <w:r>
              <w:rPr>
                <w:color w:val="333333"/>
                <w:sz w:val="21"/>
                <w:szCs w:val="21"/>
                <w:highlight w:val="white"/>
              </w:rPr>
              <w:t>n ngân sách cho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</w:t>
            </w:r>
          </w:p>
        </w:tc>
        <w:tc>
          <w:tcPr>
            <w:tcW w:w="167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SPI = EV/PV</w:t>
            </w:r>
          </w:p>
        </w:tc>
        <w:tc>
          <w:tcPr>
            <w:tcW w:w="1232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L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n hơn 1.0 = S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m hơn ti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n đ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</w:p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B</w:t>
            </w:r>
            <w:r>
              <w:rPr>
                <w:color w:val="333333"/>
                <w:sz w:val="21"/>
                <w:szCs w:val="21"/>
                <w:highlight w:val="white"/>
              </w:rPr>
              <w:t>ằ</w:t>
            </w:r>
            <w:r>
              <w:rPr>
                <w:color w:val="333333"/>
                <w:sz w:val="21"/>
                <w:szCs w:val="21"/>
                <w:highlight w:val="white"/>
              </w:rPr>
              <w:t>ng 1.0 = Đúng ti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n đ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</w:p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Nh</w:t>
            </w:r>
            <w:r>
              <w:rPr>
                <w:color w:val="333333"/>
                <w:sz w:val="21"/>
                <w:szCs w:val="21"/>
                <w:highlight w:val="white"/>
              </w:rPr>
              <w:t>ỏ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hơn 1.0 = Tr</w:t>
            </w:r>
            <w:r>
              <w:rPr>
                <w:color w:val="333333"/>
                <w:sz w:val="21"/>
                <w:szCs w:val="21"/>
                <w:highlight w:val="white"/>
              </w:rPr>
              <w:t>ễ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ti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n đ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</w:p>
        </w:tc>
      </w:tr>
      <w:tr w:rsidR="005772AF">
        <w:trPr>
          <w:trHeight w:val="3975"/>
        </w:trPr>
        <w:tc>
          <w:tcPr>
            <w:tcW w:w="91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F5183E"/>
                <w:sz w:val="21"/>
                <w:szCs w:val="21"/>
                <w:highlight w:val="white"/>
              </w:rPr>
            </w:pPr>
            <w:hyperlink r:id="rId10">
              <w:r>
                <w:rPr>
                  <w:color w:val="F5183E"/>
                  <w:sz w:val="21"/>
                  <w:szCs w:val="21"/>
                  <w:highlight w:val="white"/>
                </w:rPr>
                <w:t>EAC</w:t>
              </w:r>
            </w:hyperlink>
          </w:p>
        </w:tc>
        <w:tc>
          <w:tcPr>
            <w:tcW w:w="1160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Ư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c lư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ng</w:t>
            </w:r>
            <w:r w:rsidR="00496E25" w:rsidRPr="00496E25">
              <w:rPr>
                <w:color w:val="333333"/>
                <w:sz w:val="21"/>
                <w:szCs w:val="21"/>
                <w:highlight w:val="white"/>
              </w:rPr>
              <w:t xml:space="preserve"> chi phí thực tế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khi hoàn thành</w:t>
            </w:r>
          </w:p>
        </w:tc>
        <w:tc>
          <w:tcPr>
            <w:tcW w:w="1905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T</w:t>
            </w:r>
            <w:r>
              <w:rPr>
                <w:color w:val="333333"/>
                <w:sz w:val="21"/>
                <w:szCs w:val="21"/>
                <w:highlight w:val="white"/>
              </w:rPr>
              <w:t>ổ</w:t>
            </w:r>
            <w:r>
              <w:rPr>
                <w:color w:val="333333"/>
                <w:sz w:val="21"/>
                <w:szCs w:val="21"/>
                <w:highlight w:val="white"/>
              </w:rPr>
              <w:t>ng chi phí d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ki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n đ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​​hoàn thành toàn b</w:t>
            </w:r>
            <w:r>
              <w:rPr>
                <w:color w:val="333333"/>
                <w:sz w:val="21"/>
                <w:szCs w:val="21"/>
                <w:highlight w:val="white"/>
              </w:rPr>
              <w:t>ộ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các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 th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n b</w:t>
            </w:r>
            <w:r>
              <w:rPr>
                <w:color w:val="333333"/>
                <w:sz w:val="21"/>
                <w:szCs w:val="21"/>
                <w:highlight w:val="white"/>
              </w:rPr>
              <w:t>ằ</w:t>
            </w:r>
            <w:r>
              <w:rPr>
                <w:color w:val="333333"/>
                <w:sz w:val="21"/>
                <w:szCs w:val="21"/>
                <w:highlight w:val="white"/>
              </w:rPr>
              <w:t>ng t</w:t>
            </w:r>
            <w:r>
              <w:rPr>
                <w:color w:val="333333"/>
                <w:sz w:val="21"/>
                <w:szCs w:val="21"/>
                <w:highlight w:val="white"/>
              </w:rPr>
              <w:t>ổ</w:t>
            </w:r>
            <w:r>
              <w:rPr>
                <w:color w:val="333333"/>
                <w:sz w:val="21"/>
                <w:szCs w:val="21"/>
                <w:highlight w:val="white"/>
              </w:rPr>
              <w:t>ng các chi phí th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>c t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tính đ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n th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i đi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>m hi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n t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i và và ư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c tính đ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n khi hoàn thành.</w:t>
            </w:r>
          </w:p>
        </w:tc>
        <w:tc>
          <w:tcPr>
            <w:tcW w:w="2134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N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>u CPI là không đ</w:t>
            </w:r>
            <w:r>
              <w:rPr>
                <w:color w:val="333333"/>
                <w:sz w:val="21"/>
                <w:szCs w:val="21"/>
                <w:highlight w:val="white"/>
              </w:rPr>
              <w:t>ổ</w:t>
            </w:r>
            <w:r>
              <w:rPr>
                <w:color w:val="333333"/>
                <w:sz w:val="21"/>
                <w:szCs w:val="21"/>
                <w:highlight w:val="white"/>
              </w:rPr>
              <w:t>i trong th</w:t>
            </w:r>
            <w:r>
              <w:rPr>
                <w:color w:val="333333"/>
                <w:sz w:val="21"/>
                <w:szCs w:val="21"/>
                <w:highlight w:val="white"/>
              </w:rPr>
              <w:t>ờ</w:t>
            </w:r>
            <w:r>
              <w:rPr>
                <w:color w:val="333333"/>
                <w:sz w:val="21"/>
                <w:szCs w:val="21"/>
                <w:highlight w:val="white"/>
              </w:rPr>
              <w:t>i gian còn l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i c</w:t>
            </w:r>
            <w:r>
              <w:rPr>
                <w:color w:val="333333"/>
                <w:sz w:val="21"/>
                <w:szCs w:val="21"/>
                <w:highlight w:val="white"/>
              </w:rPr>
              <w:t>ủ</w:t>
            </w:r>
            <w:r>
              <w:rPr>
                <w:color w:val="333333"/>
                <w:sz w:val="21"/>
                <w:szCs w:val="21"/>
                <w:highlight w:val="white"/>
              </w:rPr>
              <w:t>a d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án, EAC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 tính b</w:t>
            </w:r>
            <w:r>
              <w:rPr>
                <w:color w:val="333333"/>
                <w:sz w:val="21"/>
                <w:szCs w:val="21"/>
                <w:highlight w:val="white"/>
              </w:rPr>
              <w:t>ằ</w:t>
            </w:r>
            <w:r>
              <w:rPr>
                <w:color w:val="333333"/>
                <w:sz w:val="21"/>
                <w:szCs w:val="21"/>
                <w:highlight w:val="white"/>
              </w:rPr>
              <w:t>ng  (1):</w:t>
            </w:r>
          </w:p>
          <w:p w:rsidR="005772AF" w:rsidRDefault="005772AF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</w:p>
        </w:tc>
        <w:tc>
          <w:tcPr>
            <w:tcW w:w="167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(1) EAC </w:t>
            </w:r>
            <w:r>
              <w:rPr>
                <w:color w:val="333333"/>
                <w:sz w:val="21"/>
                <w:szCs w:val="21"/>
                <w:highlight w:val="white"/>
              </w:rPr>
              <w:t>= BAC/CPI</w:t>
            </w:r>
          </w:p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 </w:t>
            </w:r>
          </w:p>
          <w:p w:rsidR="005772AF" w:rsidRDefault="005772AF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</w:p>
        </w:tc>
        <w:tc>
          <w:tcPr>
            <w:tcW w:w="1232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 </w:t>
            </w:r>
          </w:p>
        </w:tc>
      </w:tr>
      <w:tr w:rsidR="00496E25">
        <w:trPr>
          <w:trHeight w:val="3975"/>
        </w:trPr>
        <w:tc>
          <w:tcPr>
            <w:tcW w:w="91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496E25" w:rsidRPr="00496E25" w:rsidRDefault="00496E25">
            <w:pPr>
              <w:spacing w:after="220"/>
              <w:rPr>
                <w:color w:val="F5183E"/>
                <w:sz w:val="21"/>
                <w:szCs w:val="21"/>
                <w:highlight w:val="white"/>
                <w:lang w:val="en-US"/>
              </w:rPr>
            </w:pPr>
            <w:r>
              <w:rPr>
                <w:color w:val="F5183E"/>
                <w:sz w:val="21"/>
                <w:szCs w:val="21"/>
                <w:highlight w:val="white"/>
                <w:lang w:val="en-US"/>
              </w:rPr>
              <w:lastRenderedPageBreak/>
              <w:t>EDAC</w:t>
            </w:r>
          </w:p>
        </w:tc>
        <w:tc>
          <w:tcPr>
            <w:tcW w:w="1160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496E25" w:rsidRPr="00496E25" w:rsidRDefault="00496E25">
            <w:pPr>
              <w:spacing w:after="220"/>
              <w:rPr>
                <w:color w:val="333333"/>
                <w:sz w:val="21"/>
                <w:szCs w:val="21"/>
                <w:highlight w:val="white"/>
                <w:lang w:val="en-US"/>
              </w:rPr>
            </w:pPr>
            <w:proofErr w:type="spellStart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>Ước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 xml:space="preserve">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>lượng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 xml:space="preserve">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>tổng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 xml:space="preserve">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>thời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 xml:space="preserve">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>gian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 xml:space="preserve">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>thực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 xml:space="preserve">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>tế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 xml:space="preserve">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>để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 xml:space="preserve"> 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>hoàn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 xml:space="preserve"> </w:t>
            </w:r>
            <w:proofErr w:type="spellStart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>thành</w:t>
            </w:r>
            <w:proofErr w:type="spellEnd"/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 xml:space="preserve"> </w:t>
            </w:r>
          </w:p>
        </w:tc>
        <w:tc>
          <w:tcPr>
            <w:tcW w:w="1905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496E25" w:rsidRDefault="00496E25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</w:p>
        </w:tc>
        <w:tc>
          <w:tcPr>
            <w:tcW w:w="2134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496E25" w:rsidRDefault="00496E25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</w:p>
        </w:tc>
        <w:tc>
          <w:tcPr>
            <w:tcW w:w="167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496E25" w:rsidRPr="00496E25" w:rsidRDefault="00496E25">
            <w:pPr>
              <w:spacing w:after="220"/>
              <w:rPr>
                <w:color w:val="333333"/>
                <w:sz w:val="21"/>
                <w:szCs w:val="21"/>
                <w:highlight w:val="white"/>
                <w:lang w:val="en-US"/>
              </w:rPr>
            </w:pPr>
            <w:r>
              <w:rPr>
                <w:color w:val="333333"/>
                <w:sz w:val="21"/>
                <w:szCs w:val="21"/>
                <w:highlight w:val="white"/>
                <w:lang w:val="en-US"/>
              </w:rPr>
              <w:t xml:space="preserve">EDAC = DAC/SPI </w:t>
            </w:r>
          </w:p>
        </w:tc>
        <w:tc>
          <w:tcPr>
            <w:tcW w:w="1232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496E25" w:rsidRDefault="00496E25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</w:p>
        </w:tc>
      </w:tr>
      <w:tr w:rsidR="005772AF">
        <w:trPr>
          <w:trHeight w:val="3840"/>
        </w:trPr>
        <w:tc>
          <w:tcPr>
            <w:tcW w:w="91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ETC</w:t>
            </w:r>
          </w:p>
        </w:tc>
        <w:tc>
          <w:tcPr>
            <w:tcW w:w="1160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Ư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c lư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ng t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i khi hoàn thành</w:t>
            </w:r>
          </w:p>
        </w:tc>
        <w:tc>
          <w:tcPr>
            <w:tcW w:w="1905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Chi phí d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tính đ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hoàn thành các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còn l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i c</w:t>
            </w:r>
            <w:r>
              <w:rPr>
                <w:color w:val="333333"/>
                <w:sz w:val="21"/>
                <w:szCs w:val="21"/>
                <w:highlight w:val="white"/>
              </w:rPr>
              <w:t>ủ</w:t>
            </w:r>
            <w:r>
              <w:rPr>
                <w:color w:val="333333"/>
                <w:sz w:val="21"/>
                <w:szCs w:val="21"/>
                <w:highlight w:val="white"/>
              </w:rPr>
              <w:t>a d</w:t>
            </w:r>
            <w:r>
              <w:rPr>
                <w:color w:val="333333"/>
                <w:sz w:val="21"/>
                <w:szCs w:val="21"/>
                <w:highlight w:val="white"/>
              </w:rPr>
              <w:t>ự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án.</w:t>
            </w:r>
          </w:p>
        </w:tc>
        <w:tc>
          <w:tcPr>
            <w:tcW w:w="2134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Gi</w:t>
            </w:r>
            <w:r>
              <w:rPr>
                <w:color w:val="333333"/>
                <w:sz w:val="21"/>
                <w:szCs w:val="21"/>
                <w:highlight w:val="white"/>
              </w:rPr>
              <w:t>ả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s</w:t>
            </w:r>
            <w:r>
              <w:rPr>
                <w:color w:val="333333"/>
                <w:sz w:val="21"/>
                <w:szCs w:val="21"/>
                <w:highlight w:val="white"/>
              </w:rPr>
              <w:t>ử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đang theo k</w:t>
            </w:r>
            <w:r>
              <w:rPr>
                <w:color w:val="333333"/>
                <w:sz w:val="21"/>
                <w:szCs w:val="21"/>
                <w:highlight w:val="white"/>
              </w:rPr>
              <w:t>ế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ch, chi phí đ</w:t>
            </w:r>
            <w:r>
              <w:rPr>
                <w:color w:val="333333"/>
                <w:sz w:val="21"/>
                <w:szCs w:val="21"/>
                <w:highlight w:val="white"/>
              </w:rPr>
              <w:t>ể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hoàn thành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còn l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i đư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c tính b</w:t>
            </w:r>
            <w:r>
              <w:rPr>
                <w:color w:val="333333"/>
                <w:sz w:val="21"/>
                <w:szCs w:val="21"/>
                <w:highlight w:val="white"/>
              </w:rPr>
              <w:t>ằ</w:t>
            </w:r>
            <w:r>
              <w:rPr>
                <w:color w:val="333333"/>
                <w:sz w:val="21"/>
                <w:szCs w:val="21"/>
                <w:highlight w:val="white"/>
              </w:rPr>
              <w:t>ng:</w:t>
            </w:r>
          </w:p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 </w:t>
            </w:r>
          </w:p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Ư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c lư</w:t>
            </w:r>
            <w:r>
              <w:rPr>
                <w:color w:val="333333"/>
                <w:sz w:val="21"/>
                <w:szCs w:val="21"/>
                <w:highlight w:val="white"/>
              </w:rPr>
              <w:t>ợ</w:t>
            </w:r>
            <w:r>
              <w:rPr>
                <w:color w:val="333333"/>
                <w:sz w:val="21"/>
                <w:szCs w:val="21"/>
                <w:highlight w:val="white"/>
              </w:rPr>
              <w:t>ng l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i công vi</w:t>
            </w:r>
            <w:r>
              <w:rPr>
                <w:color w:val="333333"/>
                <w:sz w:val="21"/>
                <w:szCs w:val="21"/>
                <w:highlight w:val="white"/>
              </w:rPr>
              <w:t>ệ</w:t>
            </w:r>
            <w:r>
              <w:rPr>
                <w:color w:val="333333"/>
                <w:sz w:val="21"/>
                <w:szCs w:val="21"/>
                <w:highlight w:val="white"/>
              </w:rPr>
              <w:t>c còn l</w:t>
            </w:r>
            <w:r>
              <w:rPr>
                <w:color w:val="333333"/>
                <w:sz w:val="21"/>
                <w:szCs w:val="21"/>
                <w:highlight w:val="white"/>
              </w:rPr>
              <w:t>ạ</w:t>
            </w:r>
            <w:r>
              <w:rPr>
                <w:color w:val="333333"/>
                <w:sz w:val="21"/>
                <w:szCs w:val="21"/>
                <w:highlight w:val="white"/>
              </w:rPr>
              <w:t>i t</w:t>
            </w:r>
            <w:r>
              <w:rPr>
                <w:color w:val="333333"/>
                <w:sz w:val="21"/>
                <w:szCs w:val="21"/>
                <w:highlight w:val="white"/>
              </w:rPr>
              <w:t>ừ</w:t>
            </w:r>
            <w:r>
              <w:rPr>
                <w:color w:val="333333"/>
                <w:sz w:val="21"/>
                <w:szCs w:val="21"/>
                <w:highlight w:val="white"/>
              </w:rPr>
              <w:t xml:space="preserve"> dư</w:t>
            </w:r>
            <w:r>
              <w:rPr>
                <w:color w:val="333333"/>
                <w:sz w:val="21"/>
                <w:szCs w:val="21"/>
                <w:highlight w:val="white"/>
              </w:rPr>
              <w:t>ớ</w:t>
            </w:r>
            <w:r>
              <w:rPr>
                <w:color w:val="333333"/>
                <w:sz w:val="21"/>
                <w:szCs w:val="21"/>
                <w:highlight w:val="white"/>
              </w:rPr>
              <w:t>i lên.</w:t>
            </w:r>
          </w:p>
        </w:tc>
        <w:tc>
          <w:tcPr>
            <w:tcW w:w="1676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ETC = EAC – AC</w:t>
            </w:r>
          </w:p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 </w:t>
            </w:r>
          </w:p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>ETC = Reestimate</w:t>
            </w:r>
          </w:p>
        </w:tc>
        <w:tc>
          <w:tcPr>
            <w:tcW w:w="1232" w:type="dxa"/>
            <w:tcBorders>
              <w:top w:val="single" w:sz="4" w:space="0" w:color="E6E6E6"/>
              <w:left w:val="single" w:sz="4" w:space="0" w:color="E6E6E6"/>
              <w:bottom w:val="single" w:sz="4" w:space="0" w:color="E6E6E6"/>
              <w:right w:val="single" w:sz="4" w:space="0" w:color="E6E6E6"/>
            </w:tcBorders>
            <w:shd w:val="clear" w:color="auto" w:fill="auto"/>
            <w:tcMar>
              <w:top w:w="220" w:type="dxa"/>
              <w:left w:w="220" w:type="dxa"/>
              <w:bottom w:w="220" w:type="dxa"/>
              <w:right w:w="220" w:type="dxa"/>
            </w:tcMar>
          </w:tcPr>
          <w:p w:rsidR="005772AF" w:rsidRDefault="006C62A6">
            <w:pPr>
              <w:spacing w:after="220"/>
              <w:rPr>
                <w:color w:val="333333"/>
                <w:sz w:val="21"/>
                <w:szCs w:val="21"/>
                <w:highlight w:val="white"/>
              </w:rPr>
            </w:pPr>
            <w:r>
              <w:rPr>
                <w:color w:val="333333"/>
                <w:sz w:val="21"/>
                <w:szCs w:val="21"/>
                <w:highlight w:val="white"/>
              </w:rPr>
              <w:t xml:space="preserve"> </w:t>
            </w:r>
          </w:p>
        </w:tc>
      </w:tr>
    </w:tbl>
    <w:p w:rsidR="005772AF" w:rsidRDefault="005772AF">
      <w:pPr>
        <w:rPr>
          <w:highlight w:val="white"/>
        </w:rPr>
      </w:pPr>
    </w:p>
    <w:sectPr w:rsidR="005772A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35632"/>
    <w:multiLevelType w:val="multilevel"/>
    <w:tmpl w:val="EF6CC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D61086"/>
    <w:multiLevelType w:val="multilevel"/>
    <w:tmpl w:val="26E2FD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751734"/>
    <w:multiLevelType w:val="multilevel"/>
    <w:tmpl w:val="A46EBB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DB4B12"/>
    <w:multiLevelType w:val="multilevel"/>
    <w:tmpl w:val="504E50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0A34D1"/>
    <w:multiLevelType w:val="multilevel"/>
    <w:tmpl w:val="E864FF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4F5723C"/>
    <w:multiLevelType w:val="multilevel"/>
    <w:tmpl w:val="71402F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93E617A"/>
    <w:multiLevelType w:val="multilevel"/>
    <w:tmpl w:val="9E6050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D165E9"/>
    <w:multiLevelType w:val="multilevel"/>
    <w:tmpl w:val="E02CB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B6E267B"/>
    <w:multiLevelType w:val="multilevel"/>
    <w:tmpl w:val="0FD60B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D237F6D"/>
    <w:multiLevelType w:val="multilevel"/>
    <w:tmpl w:val="B15471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7"/>
  </w:num>
  <w:num w:numId="6">
    <w:abstractNumId w:val="1"/>
  </w:num>
  <w:num w:numId="7">
    <w:abstractNumId w:val="8"/>
  </w:num>
  <w:num w:numId="8">
    <w:abstractNumId w:val="9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2AF"/>
    <w:rsid w:val="0000171A"/>
    <w:rsid w:val="003B11A0"/>
    <w:rsid w:val="00496E25"/>
    <w:rsid w:val="005772AF"/>
    <w:rsid w:val="006C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767D683-AF1E-4FA4-A3CE-2D7AC262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vi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atoha.com/blogs/kien-thuc/eac-estimate-at-comple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2032</Words>
  <Characters>11586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6</cp:revision>
  <dcterms:created xsi:type="dcterms:W3CDTF">2023-04-11T10:26:00Z</dcterms:created>
  <dcterms:modified xsi:type="dcterms:W3CDTF">2023-04-11T10:58:00Z</dcterms:modified>
</cp:coreProperties>
</file>